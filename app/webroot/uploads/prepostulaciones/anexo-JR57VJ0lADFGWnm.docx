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B539CA"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center"/>
        <w:rPr>
          <w:rFonts w:ascii="Calibri" w:hAnsi="Calibri"/>
          <w:b/>
          <w:sz w:val="22"/>
          <w:szCs w:val="22"/>
        </w:rPr>
      </w:pPr>
    </w:p>
    <w:p w14:paraId="6976DD70"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center"/>
        <w:rPr>
          <w:rFonts w:ascii="Calibri" w:hAnsi="Calibri"/>
          <w:b/>
          <w:sz w:val="22"/>
          <w:szCs w:val="22"/>
        </w:rPr>
      </w:pPr>
      <w:r w:rsidRPr="003A55FE">
        <w:rPr>
          <w:rFonts w:ascii="Calibri" w:hAnsi="Calibri"/>
          <w:b/>
          <w:sz w:val="22"/>
          <w:szCs w:val="22"/>
        </w:rPr>
        <w:t xml:space="preserve">CONTRATO DE PRESTACIÓN DE SERVICIOS </w:t>
      </w:r>
    </w:p>
    <w:p w14:paraId="1019F07A"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center"/>
        <w:rPr>
          <w:rFonts w:ascii="Calibri" w:hAnsi="Calibri"/>
          <w:b/>
          <w:sz w:val="22"/>
          <w:szCs w:val="22"/>
        </w:rPr>
      </w:pPr>
    </w:p>
    <w:p w14:paraId="4E2B232E"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center"/>
        <w:rPr>
          <w:rFonts w:ascii="Calibri" w:hAnsi="Calibri"/>
          <w:b/>
          <w:sz w:val="22"/>
          <w:szCs w:val="22"/>
        </w:rPr>
      </w:pPr>
      <w:r w:rsidRPr="003A55FE">
        <w:rPr>
          <w:rFonts w:ascii="Calibri" w:hAnsi="Calibri"/>
          <w:b/>
          <w:sz w:val="22"/>
          <w:szCs w:val="22"/>
        </w:rPr>
        <w:t>ENTRE</w:t>
      </w:r>
    </w:p>
    <w:p w14:paraId="67F171A7"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center"/>
        <w:rPr>
          <w:rFonts w:ascii="Calibri" w:hAnsi="Calibri"/>
          <w:b/>
          <w:sz w:val="22"/>
          <w:szCs w:val="22"/>
        </w:rPr>
      </w:pPr>
    </w:p>
    <w:p w14:paraId="34A1FA9F"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center"/>
        <w:rPr>
          <w:rFonts w:ascii="Calibri" w:hAnsi="Calibri"/>
          <w:b/>
          <w:sz w:val="22"/>
          <w:szCs w:val="22"/>
        </w:rPr>
      </w:pPr>
      <w:r w:rsidRPr="003A55FE">
        <w:rPr>
          <w:rFonts w:ascii="Calibri" w:hAnsi="Calibri"/>
          <w:b/>
          <w:sz w:val="22"/>
          <w:szCs w:val="22"/>
        </w:rPr>
        <w:t>FUNDACIÓN INSTITUTO PROFESIONAL DUOC UC</w:t>
      </w:r>
    </w:p>
    <w:p w14:paraId="45186F44"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center"/>
        <w:rPr>
          <w:rFonts w:ascii="Calibri" w:hAnsi="Calibri"/>
          <w:b/>
          <w:sz w:val="22"/>
          <w:szCs w:val="22"/>
        </w:rPr>
      </w:pPr>
    </w:p>
    <w:p w14:paraId="557164CF"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center"/>
        <w:rPr>
          <w:rFonts w:ascii="Calibri" w:hAnsi="Calibri"/>
          <w:b/>
          <w:sz w:val="22"/>
          <w:szCs w:val="22"/>
        </w:rPr>
      </w:pPr>
      <w:r w:rsidRPr="003A55FE">
        <w:rPr>
          <w:rFonts w:ascii="Calibri" w:hAnsi="Calibri"/>
          <w:b/>
          <w:sz w:val="22"/>
          <w:szCs w:val="22"/>
        </w:rPr>
        <w:t xml:space="preserve">Y </w:t>
      </w:r>
    </w:p>
    <w:p w14:paraId="7A35429F"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center"/>
        <w:rPr>
          <w:rFonts w:ascii="Calibri" w:hAnsi="Calibri"/>
          <w:b/>
          <w:sz w:val="22"/>
          <w:szCs w:val="22"/>
        </w:rPr>
      </w:pPr>
    </w:p>
    <w:p w14:paraId="6849BD67" w14:textId="77777777" w:rsidR="0018609C" w:rsidRPr="003A55FE" w:rsidRDefault="00F2197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center"/>
        <w:rPr>
          <w:rFonts w:ascii="Calibri" w:hAnsi="Calibri"/>
          <w:b/>
          <w:sz w:val="22"/>
          <w:szCs w:val="22"/>
        </w:rPr>
      </w:pPr>
      <w:r>
        <w:rPr>
          <w:rFonts w:ascii="Calibri" w:hAnsi="Calibri"/>
          <w:b/>
          <w:sz w:val="22"/>
          <w:szCs w:val="22"/>
        </w:rPr>
        <w:t>INTEGRADOR DE SOLUCIONES TECNOLOGICAS</w:t>
      </w:r>
      <w:r w:rsidR="005F544D" w:rsidRPr="003A55FE" w:rsidDel="005F544D">
        <w:rPr>
          <w:rFonts w:ascii="Calibri" w:hAnsi="Calibri"/>
          <w:b/>
          <w:sz w:val="22"/>
          <w:szCs w:val="22"/>
        </w:rPr>
        <w:t xml:space="preserve"> </w:t>
      </w:r>
      <w:r w:rsidR="00AF2434">
        <w:rPr>
          <w:rFonts w:ascii="Calibri" w:hAnsi="Calibri"/>
          <w:b/>
          <w:sz w:val="22"/>
          <w:szCs w:val="22"/>
        </w:rPr>
        <w:t>LIMITADA</w:t>
      </w:r>
    </w:p>
    <w:p w14:paraId="6FF40B21"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center"/>
        <w:rPr>
          <w:rFonts w:ascii="Calibri" w:hAnsi="Calibri"/>
          <w:sz w:val="22"/>
          <w:szCs w:val="22"/>
        </w:rPr>
      </w:pPr>
    </w:p>
    <w:p w14:paraId="005BF4B7"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center"/>
        <w:rPr>
          <w:rFonts w:ascii="Calibri" w:hAnsi="Calibri"/>
          <w:sz w:val="22"/>
          <w:szCs w:val="22"/>
        </w:rPr>
      </w:pPr>
    </w:p>
    <w:p w14:paraId="62C7D08B" w14:textId="77777777" w:rsidR="0018609C" w:rsidRPr="003A55FE" w:rsidRDefault="0018609C" w:rsidP="003A55FE">
      <w:pPr>
        <w:pStyle w:val="Subttulo"/>
        <w:jc w:val="both"/>
        <w:rPr>
          <w:rFonts w:ascii="Calibri" w:hAnsi="Calibri"/>
          <w:sz w:val="22"/>
          <w:szCs w:val="22"/>
        </w:rPr>
      </w:pPr>
      <w:r w:rsidRPr="003A55FE">
        <w:rPr>
          <w:rFonts w:ascii="Calibri" w:hAnsi="Calibri"/>
          <w:sz w:val="22"/>
          <w:szCs w:val="22"/>
        </w:rPr>
        <w:t xml:space="preserve">En Santiago de Chile, con fecha </w:t>
      </w:r>
      <w:r w:rsidR="00F2197E">
        <w:rPr>
          <w:rFonts w:ascii="Calibri" w:hAnsi="Calibri"/>
          <w:sz w:val="22"/>
          <w:szCs w:val="22"/>
        </w:rPr>
        <w:t>07</w:t>
      </w:r>
      <w:r w:rsidR="00F12860">
        <w:rPr>
          <w:rFonts w:ascii="Calibri" w:hAnsi="Calibri"/>
          <w:sz w:val="22"/>
          <w:szCs w:val="22"/>
        </w:rPr>
        <w:t xml:space="preserve"> </w:t>
      </w:r>
      <w:r w:rsidR="009B24F5" w:rsidRPr="003A55FE">
        <w:rPr>
          <w:rFonts w:ascii="Calibri" w:hAnsi="Calibri"/>
          <w:sz w:val="22"/>
          <w:szCs w:val="22"/>
        </w:rPr>
        <w:t xml:space="preserve">de </w:t>
      </w:r>
      <w:r w:rsidR="00F2197E">
        <w:rPr>
          <w:rFonts w:ascii="Calibri" w:hAnsi="Calibri"/>
          <w:sz w:val="22"/>
          <w:szCs w:val="22"/>
        </w:rPr>
        <w:t xml:space="preserve">Enero </w:t>
      </w:r>
      <w:r w:rsidR="009B24F5" w:rsidRPr="003A55FE">
        <w:rPr>
          <w:rFonts w:ascii="Calibri" w:hAnsi="Calibri"/>
          <w:sz w:val="22"/>
          <w:szCs w:val="22"/>
        </w:rPr>
        <w:t xml:space="preserve">del </w:t>
      </w:r>
      <w:r w:rsidR="00F2197E">
        <w:rPr>
          <w:rFonts w:ascii="Calibri" w:hAnsi="Calibri"/>
          <w:sz w:val="22"/>
          <w:szCs w:val="22"/>
        </w:rPr>
        <w:t>2016</w:t>
      </w:r>
      <w:r w:rsidR="00F12860">
        <w:rPr>
          <w:rFonts w:ascii="Calibri" w:hAnsi="Calibri"/>
          <w:sz w:val="22"/>
          <w:szCs w:val="22"/>
        </w:rPr>
        <w:t xml:space="preserve"> </w:t>
      </w:r>
      <w:r w:rsidRPr="003A55FE">
        <w:rPr>
          <w:rFonts w:ascii="Calibri" w:hAnsi="Calibri"/>
          <w:sz w:val="22"/>
          <w:szCs w:val="22"/>
        </w:rPr>
        <w:t xml:space="preserve">comparecen, por una parte, </w:t>
      </w:r>
      <w:r w:rsidRPr="003A55FE">
        <w:rPr>
          <w:rFonts w:ascii="Calibri" w:hAnsi="Calibri"/>
          <w:b/>
          <w:sz w:val="22"/>
          <w:szCs w:val="22"/>
        </w:rPr>
        <w:t>FUNDACIÓN INSTITUTO PROFESIONAL DUOC UC</w:t>
      </w:r>
      <w:r w:rsidRPr="003A55FE">
        <w:rPr>
          <w:rFonts w:ascii="Calibri" w:hAnsi="Calibri"/>
          <w:sz w:val="22"/>
          <w:szCs w:val="22"/>
        </w:rPr>
        <w:t>, Rol Único Tributario número 72.</w:t>
      </w:r>
      <w:r w:rsidR="00162DF3">
        <w:rPr>
          <w:rFonts w:ascii="Calibri" w:hAnsi="Calibri"/>
          <w:sz w:val="22"/>
          <w:szCs w:val="22"/>
        </w:rPr>
        <w:t xml:space="preserve">754.700-2, representada </w:t>
      </w:r>
      <w:r w:rsidR="00162DF3" w:rsidRPr="00DC1E83">
        <w:rPr>
          <w:rFonts w:ascii="Calibri" w:hAnsi="Calibri"/>
        </w:rPr>
        <w:t>por don Andrés Villela Chacón, diseñador, cédula nacional de identidad número 12.584.620-3 y don Velko Petric Cabrales, ingeniero civil industrial, cédula naciona</w:t>
      </w:r>
      <w:r w:rsidR="00162DF3">
        <w:rPr>
          <w:rFonts w:ascii="Calibri" w:hAnsi="Calibri"/>
        </w:rPr>
        <w:t>l de identidad número 8.961.184</w:t>
      </w:r>
      <w:r w:rsidR="00162DF3">
        <w:rPr>
          <w:rFonts w:ascii="Calibri" w:hAnsi="Calibri"/>
        </w:rPr>
        <w:noBreakHyphen/>
      </w:r>
      <w:r w:rsidR="00162DF3" w:rsidRPr="00DC1E83">
        <w:rPr>
          <w:rFonts w:ascii="Calibri" w:hAnsi="Calibri"/>
        </w:rPr>
        <w:t>9,</w:t>
      </w:r>
      <w:r w:rsidRPr="003A55FE">
        <w:rPr>
          <w:rFonts w:ascii="Calibri" w:hAnsi="Calibri"/>
          <w:sz w:val="22"/>
          <w:szCs w:val="22"/>
        </w:rPr>
        <w:t xml:space="preserve"> todos domiciliados, para estos efectos, en Avenida Eliodoro Yáñez número 1.595, Comuna de Providencia</w:t>
      </w:r>
      <w:r w:rsidR="00D7284B">
        <w:rPr>
          <w:rFonts w:ascii="Calibri" w:hAnsi="Calibri"/>
          <w:sz w:val="22"/>
          <w:szCs w:val="22"/>
        </w:rPr>
        <w:t>, Santiago,</w:t>
      </w:r>
      <w:r w:rsidR="00CE1899">
        <w:rPr>
          <w:rFonts w:ascii="Calibri" w:hAnsi="Calibri"/>
          <w:sz w:val="22"/>
          <w:szCs w:val="22"/>
        </w:rPr>
        <w:t xml:space="preserve"> </w:t>
      </w:r>
      <w:r w:rsidRPr="003A55FE">
        <w:rPr>
          <w:rFonts w:ascii="Calibri" w:hAnsi="Calibri"/>
          <w:sz w:val="22"/>
          <w:szCs w:val="22"/>
        </w:rPr>
        <w:t>en adelante,</w:t>
      </w:r>
      <w:r w:rsidR="00D7284B">
        <w:rPr>
          <w:rFonts w:ascii="Calibri" w:hAnsi="Calibri"/>
          <w:sz w:val="22"/>
          <w:szCs w:val="22"/>
        </w:rPr>
        <w:t xml:space="preserve"> e indistintamente</w:t>
      </w:r>
      <w:r w:rsidRPr="003A55FE">
        <w:rPr>
          <w:rFonts w:ascii="Calibri" w:hAnsi="Calibri"/>
          <w:sz w:val="22"/>
          <w:szCs w:val="22"/>
        </w:rPr>
        <w:t xml:space="preserve"> el “</w:t>
      </w:r>
      <w:proofErr w:type="spellStart"/>
      <w:r w:rsidR="00D3080D">
        <w:rPr>
          <w:rFonts w:ascii="Calibri" w:hAnsi="Calibri"/>
          <w:sz w:val="22"/>
          <w:szCs w:val="22"/>
          <w:u w:val="single"/>
        </w:rPr>
        <w:t>Duoc</w:t>
      </w:r>
      <w:proofErr w:type="spellEnd"/>
      <w:r w:rsidR="00D3080D">
        <w:rPr>
          <w:rFonts w:ascii="Calibri" w:hAnsi="Calibri"/>
          <w:sz w:val="22"/>
          <w:szCs w:val="22"/>
          <w:u w:val="single"/>
        </w:rPr>
        <w:t xml:space="preserve"> UC</w:t>
      </w:r>
      <w:r w:rsidRPr="003A55FE">
        <w:rPr>
          <w:rFonts w:ascii="Calibri" w:hAnsi="Calibri"/>
          <w:sz w:val="22"/>
          <w:szCs w:val="22"/>
        </w:rPr>
        <w:t>”</w:t>
      </w:r>
      <w:del w:id="0" w:author="Paula Alemparte S." w:date="2016-01-25T13:56:00Z">
        <w:r w:rsidRPr="003A55FE" w:rsidDel="0078168D">
          <w:rPr>
            <w:rFonts w:ascii="Calibri" w:hAnsi="Calibri"/>
            <w:sz w:val="22"/>
            <w:szCs w:val="22"/>
          </w:rPr>
          <w:delText>)</w:delText>
        </w:r>
      </w:del>
      <w:r w:rsidRPr="003A55FE">
        <w:rPr>
          <w:rFonts w:ascii="Calibri" w:hAnsi="Calibri"/>
          <w:sz w:val="22"/>
          <w:szCs w:val="22"/>
        </w:rPr>
        <w:t xml:space="preserve"> y, por la otra, </w:t>
      </w:r>
      <w:r w:rsidR="00F2197E">
        <w:rPr>
          <w:rFonts w:ascii="Calibri" w:hAnsi="Calibri"/>
          <w:sz w:val="22"/>
          <w:szCs w:val="22"/>
        </w:rPr>
        <w:t xml:space="preserve">Integrador de Soluciones </w:t>
      </w:r>
      <w:r w:rsidR="00DE631D">
        <w:rPr>
          <w:rFonts w:ascii="Calibri" w:hAnsi="Calibri"/>
          <w:sz w:val="22"/>
          <w:szCs w:val="22"/>
        </w:rPr>
        <w:t>Tecnológicas</w:t>
      </w:r>
      <w:r w:rsidRPr="003A55FE">
        <w:rPr>
          <w:rFonts w:ascii="Calibri" w:hAnsi="Calibri"/>
          <w:sz w:val="22"/>
          <w:szCs w:val="22"/>
        </w:rPr>
        <w:t xml:space="preserve">, Rol Único Tributario Número </w:t>
      </w:r>
      <w:r w:rsidR="00F2197E">
        <w:rPr>
          <w:rFonts w:ascii="Calibri" w:hAnsi="Calibri"/>
          <w:sz w:val="22"/>
          <w:szCs w:val="22"/>
        </w:rPr>
        <w:t>765771120-7</w:t>
      </w:r>
      <w:r w:rsidR="001C0229" w:rsidRPr="003A55FE" w:rsidDel="001C0229">
        <w:rPr>
          <w:rFonts w:ascii="Calibri" w:hAnsi="Calibri"/>
          <w:sz w:val="22"/>
          <w:szCs w:val="22"/>
        </w:rPr>
        <w:t xml:space="preserve"> </w:t>
      </w:r>
      <w:r w:rsidRPr="003A55FE">
        <w:rPr>
          <w:rFonts w:ascii="Calibri" w:hAnsi="Calibri"/>
          <w:sz w:val="22"/>
          <w:szCs w:val="22"/>
        </w:rPr>
        <w:t>, representada por</w:t>
      </w:r>
      <w:r w:rsidR="001C0229" w:rsidRPr="003A55FE">
        <w:rPr>
          <w:rFonts w:ascii="Calibri" w:hAnsi="Calibri"/>
          <w:sz w:val="22"/>
          <w:szCs w:val="22"/>
        </w:rPr>
        <w:t xml:space="preserve"> don </w:t>
      </w:r>
      <w:r w:rsidR="00F2197E">
        <w:rPr>
          <w:rFonts w:ascii="Calibri" w:hAnsi="Calibri"/>
          <w:sz w:val="22"/>
          <w:szCs w:val="22"/>
        </w:rPr>
        <w:t>Luis Ramirez Donoso</w:t>
      </w:r>
      <w:r w:rsidRPr="003A55FE">
        <w:rPr>
          <w:rFonts w:ascii="Calibri" w:hAnsi="Calibri"/>
          <w:sz w:val="22"/>
          <w:szCs w:val="22"/>
        </w:rPr>
        <w:t xml:space="preserve">, cédula nacional de identidad número </w:t>
      </w:r>
      <w:r w:rsidR="00F2197E">
        <w:rPr>
          <w:rFonts w:ascii="Calibri" w:hAnsi="Calibri"/>
          <w:sz w:val="22"/>
          <w:szCs w:val="22"/>
        </w:rPr>
        <w:t>13</w:t>
      </w:r>
      <w:r w:rsidR="000A44D5">
        <w:rPr>
          <w:rFonts w:ascii="Calibri" w:hAnsi="Calibri"/>
          <w:sz w:val="22"/>
          <w:szCs w:val="22"/>
        </w:rPr>
        <w:t>.</w:t>
      </w:r>
      <w:r w:rsidR="00F2197E">
        <w:rPr>
          <w:rFonts w:ascii="Calibri" w:hAnsi="Calibri"/>
          <w:sz w:val="22"/>
          <w:szCs w:val="22"/>
        </w:rPr>
        <w:t>025</w:t>
      </w:r>
      <w:r w:rsidR="000A44D5">
        <w:rPr>
          <w:rFonts w:ascii="Calibri" w:hAnsi="Calibri"/>
          <w:sz w:val="22"/>
          <w:szCs w:val="22"/>
        </w:rPr>
        <w:t>.</w:t>
      </w:r>
      <w:r w:rsidR="00F2197E">
        <w:rPr>
          <w:rFonts w:ascii="Calibri" w:hAnsi="Calibri"/>
          <w:sz w:val="22"/>
          <w:szCs w:val="22"/>
        </w:rPr>
        <w:t>307-5</w:t>
      </w:r>
      <w:r w:rsidR="00E31A25" w:rsidRPr="003A55FE">
        <w:rPr>
          <w:rFonts w:ascii="Calibri" w:hAnsi="Calibri"/>
          <w:sz w:val="22"/>
          <w:szCs w:val="22"/>
        </w:rPr>
        <w:t>,</w:t>
      </w:r>
      <w:r w:rsidR="00A564CC">
        <w:rPr>
          <w:rFonts w:ascii="Calibri" w:hAnsi="Calibri"/>
          <w:sz w:val="22"/>
          <w:szCs w:val="22"/>
        </w:rPr>
        <w:t xml:space="preserve"> </w:t>
      </w:r>
      <w:r w:rsidR="00080B18">
        <w:rPr>
          <w:rFonts w:ascii="Calibri" w:hAnsi="Calibri"/>
          <w:sz w:val="22"/>
          <w:szCs w:val="22"/>
        </w:rPr>
        <w:t>de nacionalidad Chilena, Divorciado</w:t>
      </w:r>
      <w:r w:rsidR="00A564CC">
        <w:rPr>
          <w:rFonts w:ascii="Calibri" w:hAnsi="Calibri"/>
          <w:sz w:val="22"/>
          <w:szCs w:val="22"/>
        </w:rPr>
        <w:t>,</w:t>
      </w:r>
      <w:r w:rsidR="001C0229" w:rsidRPr="003A55FE" w:rsidDel="001C0229">
        <w:rPr>
          <w:rFonts w:ascii="Calibri" w:hAnsi="Calibri"/>
          <w:sz w:val="22"/>
          <w:szCs w:val="22"/>
        </w:rPr>
        <w:t xml:space="preserve"> </w:t>
      </w:r>
      <w:r w:rsidR="00080B18">
        <w:rPr>
          <w:rFonts w:ascii="Calibri" w:hAnsi="Calibri"/>
          <w:sz w:val="22"/>
          <w:szCs w:val="22"/>
        </w:rPr>
        <w:t>de profesión Ingeniero Civil informático y don Claudio Navarrete Sims, cedula nacional de identidad número 12.263.813-8, de nacionalidad Chilena</w:t>
      </w:r>
      <w:r w:rsidR="00A564CC">
        <w:rPr>
          <w:rFonts w:ascii="Calibri" w:hAnsi="Calibri"/>
          <w:sz w:val="22"/>
          <w:szCs w:val="22"/>
        </w:rPr>
        <w:t>,</w:t>
      </w:r>
      <w:r w:rsidR="00080B18">
        <w:rPr>
          <w:rFonts w:ascii="Calibri" w:hAnsi="Calibri"/>
          <w:sz w:val="22"/>
          <w:szCs w:val="22"/>
        </w:rPr>
        <w:t xml:space="preserve"> Divorciado, de profesión Ingeniero Civil Informático</w:t>
      </w:r>
      <w:r w:rsidR="00A564CC" w:rsidRPr="003A55FE">
        <w:rPr>
          <w:rFonts w:ascii="Calibri" w:hAnsi="Calibri"/>
          <w:sz w:val="22"/>
          <w:szCs w:val="22"/>
        </w:rPr>
        <w:t xml:space="preserve"> </w:t>
      </w:r>
      <w:r w:rsidR="00E31A25" w:rsidRPr="003A55FE">
        <w:rPr>
          <w:rFonts w:ascii="Calibri" w:hAnsi="Calibri"/>
          <w:sz w:val="22"/>
          <w:szCs w:val="22"/>
        </w:rPr>
        <w:t xml:space="preserve">ambos </w:t>
      </w:r>
      <w:r w:rsidRPr="003A55FE">
        <w:rPr>
          <w:rFonts w:ascii="Calibri" w:hAnsi="Calibri"/>
          <w:sz w:val="22"/>
          <w:szCs w:val="22"/>
        </w:rPr>
        <w:t xml:space="preserve">domiciliados en </w:t>
      </w:r>
      <w:r w:rsidR="00080B18">
        <w:rPr>
          <w:rFonts w:ascii="Calibri" w:hAnsi="Calibri"/>
          <w:sz w:val="22"/>
          <w:szCs w:val="22"/>
        </w:rPr>
        <w:t>Nueva Providencia 1881, oficina 1620</w:t>
      </w:r>
      <w:r w:rsidRPr="003A55FE">
        <w:rPr>
          <w:rFonts w:ascii="Calibri" w:hAnsi="Calibri"/>
          <w:sz w:val="22"/>
          <w:szCs w:val="22"/>
        </w:rPr>
        <w:t>, comuna</w:t>
      </w:r>
      <w:r w:rsidR="00080B18">
        <w:rPr>
          <w:rFonts w:ascii="Calibri" w:hAnsi="Calibri"/>
          <w:sz w:val="22"/>
          <w:szCs w:val="22"/>
        </w:rPr>
        <w:t xml:space="preserve"> de </w:t>
      </w:r>
      <w:r w:rsidRPr="003A55FE">
        <w:rPr>
          <w:rFonts w:ascii="Calibri" w:hAnsi="Calibri"/>
          <w:sz w:val="22"/>
          <w:szCs w:val="22"/>
        </w:rPr>
        <w:t xml:space="preserve"> </w:t>
      </w:r>
      <w:r w:rsidR="00080B18">
        <w:rPr>
          <w:rFonts w:ascii="Calibri" w:hAnsi="Calibri"/>
          <w:sz w:val="22"/>
          <w:szCs w:val="22"/>
        </w:rPr>
        <w:t>Providencia</w:t>
      </w:r>
      <w:r w:rsidR="00E31A25" w:rsidRPr="003A55FE">
        <w:rPr>
          <w:rFonts w:ascii="Calibri" w:hAnsi="Calibri"/>
          <w:sz w:val="22"/>
          <w:szCs w:val="22"/>
        </w:rPr>
        <w:t>,</w:t>
      </w:r>
      <w:r w:rsidRPr="003A55FE">
        <w:rPr>
          <w:rFonts w:ascii="Calibri" w:hAnsi="Calibri"/>
          <w:sz w:val="22"/>
          <w:szCs w:val="22"/>
        </w:rPr>
        <w:t xml:space="preserve"> Región </w:t>
      </w:r>
      <w:r w:rsidR="00080B18">
        <w:rPr>
          <w:rFonts w:ascii="Calibri" w:hAnsi="Calibri"/>
          <w:sz w:val="22"/>
          <w:szCs w:val="22"/>
        </w:rPr>
        <w:t>Metropolitana</w:t>
      </w:r>
      <w:r w:rsidR="00E31A25" w:rsidRPr="003A55FE">
        <w:rPr>
          <w:rFonts w:ascii="Calibri" w:hAnsi="Calibri"/>
          <w:sz w:val="22"/>
          <w:szCs w:val="22"/>
        </w:rPr>
        <w:t xml:space="preserve"> </w:t>
      </w:r>
      <w:r w:rsidRPr="003A55FE">
        <w:rPr>
          <w:rFonts w:ascii="Calibri" w:hAnsi="Calibri"/>
          <w:sz w:val="22"/>
          <w:szCs w:val="22"/>
        </w:rPr>
        <w:t>(en adelante, el “</w:t>
      </w:r>
      <w:r w:rsidRPr="003A55FE">
        <w:rPr>
          <w:rFonts w:ascii="Calibri" w:hAnsi="Calibri"/>
          <w:sz w:val="22"/>
          <w:szCs w:val="22"/>
          <w:u w:val="single"/>
        </w:rPr>
        <w:t>Prestador del Servicio</w:t>
      </w:r>
      <w:r w:rsidRPr="003A55FE">
        <w:rPr>
          <w:rFonts w:ascii="Calibri" w:hAnsi="Calibri"/>
          <w:sz w:val="22"/>
          <w:szCs w:val="22"/>
        </w:rPr>
        <w:t>”).</w:t>
      </w:r>
    </w:p>
    <w:p w14:paraId="269849F4"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both"/>
        <w:rPr>
          <w:rFonts w:ascii="Calibri" w:hAnsi="Calibri"/>
          <w:sz w:val="22"/>
          <w:szCs w:val="22"/>
        </w:rPr>
      </w:pPr>
    </w:p>
    <w:p w14:paraId="3B59D541" w14:textId="77777777" w:rsidR="0018609C" w:rsidRPr="003A55FE" w:rsidRDefault="00D308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904"/>
        </w:tabs>
        <w:spacing w:after="0"/>
        <w:jc w:val="both"/>
        <w:rPr>
          <w:rFonts w:ascii="Calibri" w:hAnsi="Calibri"/>
          <w:sz w:val="22"/>
          <w:szCs w:val="22"/>
          <w:shd w:val="clear" w:color="auto" w:fill="FFFFFF"/>
        </w:rPr>
      </w:pPr>
      <w:r>
        <w:rPr>
          <w:rFonts w:ascii="Calibri" w:hAnsi="Calibri"/>
          <w:sz w:val="22"/>
          <w:szCs w:val="22"/>
          <w:shd w:val="clear" w:color="auto" w:fill="FFFFFF"/>
        </w:rPr>
        <w:t>Duoc UC</w:t>
      </w:r>
      <w:r w:rsidR="0018609C" w:rsidRPr="003A55FE">
        <w:rPr>
          <w:rFonts w:ascii="Calibri" w:hAnsi="Calibri"/>
          <w:sz w:val="22"/>
          <w:szCs w:val="22"/>
          <w:shd w:val="clear" w:color="auto" w:fill="FFFFFF"/>
        </w:rPr>
        <w:t xml:space="preserve"> y el Prestador de Servicios serán cada una denominado indistintamente “</w:t>
      </w:r>
      <w:r w:rsidR="0018609C" w:rsidRPr="003A55FE">
        <w:rPr>
          <w:rFonts w:ascii="Calibri" w:hAnsi="Calibri"/>
          <w:sz w:val="22"/>
          <w:szCs w:val="22"/>
          <w:u w:val="single"/>
          <w:shd w:val="clear" w:color="auto" w:fill="FFFFFF"/>
        </w:rPr>
        <w:t>Parte</w:t>
      </w:r>
      <w:r w:rsidR="0018609C" w:rsidRPr="003A55FE">
        <w:rPr>
          <w:rFonts w:ascii="Calibri" w:hAnsi="Calibri"/>
          <w:sz w:val="22"/>
          <w:szCs w:val="22"/>
          <w:shd w:val="clear" w:color="auto" w:fill="FFFFFF"/>
        </w:rPr>
        <w:t>” y, conjuntamente, las “</w:t>
      </w:r>
      <w:r w:rsidR="0018609C" w:rsidRPr="003A55FE">
        <w:rPr>
          <w:rFonts w:ascii="Calibri" w:hAnsi="Calibri"/>
          <w:sz w:val="22"/>
          <w:szCs w:val="22"/>
          <w:u w:val="single"/>
          <w:shd w:val="clear" w:color="auto" w:fill="FFFFFF"/>
        </w:rPr>
        <w:t>Partes</w:t>
      </w:r>
      <w:r w:rsidR="0018609C" w:rsidRPr="003A55FE">
        <w:rPr>
          <w:rFonts w:ascii="Calibri" w:hAnsi="Calibri"/>
          <w:sz w:val="22"/>
          <w:szCs w:val="22"/>
          <w:shd w:val="clear" w:color="auto" w:fill="FFFFFF"/>
        </w:rPr>
        <w:t>”.</w:t>
      </w:r>
    </w:p>
    <w:p w14:paraId="005700A0"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904"/>
        </w:tabs>
        <w:spacing w:after="0"/>
        <w:jc w:val="both"/>
        <w:rPr>
          <w:rFonts w:ascii="Calibri" w:hAnsi="Calibri"/>
          <w:sz w:val="22"/>
          <w:szCs w:val="22"/>
        </w:rPr>
      </w:pPr>
    </w:p>
    <w:p w14:paraId="24BF9DB8"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center"/>
        <w:rPr>
          <w:rFonts w:ascii="Calibri" w:hAnsi="Calibri"/>
          <w:sz w:val="22"/>
          <w:szCs w:val="22"/>
        </w:rPr>
      </w:pPr>
      <w:r w:rsidRPr="003A55FE">
        <w:rPr>
          <w:rFonts w:ascii="Calibri" w:hAnsi="Calibri"/>
          <w:sz w:val="22"/>
          <w:szCs w:val="22"/>
        </w:rPr>
        <w:t xml:space="preserve"> </w:t>
      </w:r>
      <w:r w:rsidRPr="003A55FE">
        <w:rPr>
          <w:rFonts w:ascii="Calibri" w:hAnsi="Calibri"/>
          <w:b/>
          <w:sz w:val="22"/>
          <w:szCs w:val="22"/>
        </w:rPr>
        <w:t>DECLARACIONES</w:t>
      </w:r>
      <w:r w:rsidRPr="003A55FE">
        <w:rPr>
          <w:rFonts w:ascii="Calibri" w:hAnsi="Calibri"/>
          <w:sz w:val="22"/>
          <w:szCs w:val="22"/>
        </w:rPr>
        <w:t>:</w:t>
      </w:r>
    </w:p>
    <w:p w14:paraId="66125A09" w14:textId="77777777" w:rsidR="0018609C" w:rsidRPr="003A55FE" w:rsidRDefault="0018609C">
      <w:pPr>
        <w:tabs>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both"/>
        <w:rPr>
          <w:rFonts w:ascii="Calibri" w:hAnsi="Calibri"/>
          <w:sz w:val="22"/>
          <w:szCs w:val="22"/>
          <w:shd w:val="clear" w:color="auto" w:fill="FFFFFF"/>
        </w:rPr>
      </w:pPr>
    </w:p>
    <w:p w14:paraId="6914EA5A" w14:textId="77777777" w:rsidR="0018609C" w:rsidRPr="003A55FE" w:rsidRDefault="0018609C">
      <w:pPr>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ind w:hanging="567"/>
        <w:jc w:val="both"/>
        <w:rPr>
          <w:rFonts w:ascii="Calibri" w:hAnsi="Calibri"/>
          <w:sz w:val="22"/>
          <w:szCs w:val="22"/>
          <w:shd w:val="clear" w:color="auto" w:fill="FFFF33"/>
        </w:rPr>
      </w:pPr>
      <w:r w:rsidRPr="003A55FE">
        <w:rPr>
          <w:rFonts w:ascii="Calibri" w:hAnsi="Calibri"/>
          <w:sz w:val="22"/>
          <w:szCs w:val="22"/>
          <w:shd w:val="clear" w:color="auto" w:fill="FFFFFF"/>
        </w:rPr>
        <w:t>Que, dentro de</w:t>
      </w:r>
      <w:r w:rsidR="00E31A25" w:rsidRPr="003A55FE">
        <w:rPr>
          <w:rFonts w:ascii="Calibri" w:hAnsi="Calibri"/>
          <w:sz w:val="22"/>
          <w:szCs w:val="22"/>
          <w:shd w:val="clear" w:color="auto" w:fill="FFFFFF"/>
        </w:rPr>
        <w:t>l docu</w:t>
      </w:r>
      <w:r w:rsidR="00CD13CE">
        <w:rPr>
          <w:rFonts w:ascii="Calibri" w:hAnsi="Calibri"/>
          <w:sz w:val="22"/>
          <w:szCs w:val="22"/>
          <w:shd w:val="clear" w:color="auto" w:fill="FFFFFF"/>
        </w:rPr>
        <w:t>mento de invitación a proveedores</w:t>
      </w:r>
      <w:r w:rsidR="00E31A25" w:rsidRPr="003A55FE">
        <w:rPr>
          <w:rFonts w:ascii="Calibri" w:hAnsi="Calibri"/>
          <w:sz w:val="22"/>
          <w:szCs w:val="22"/>
          <w:shd w:val="clear" w:color="auto" w:fill="FFFFFF"/>
        </w:rPr>
        <w:t xml:space="preserve"> </w:t>
      </w:r>
      <w:r w:rsidR="00DE631D">
        <w:rPr>
          <w:rFonts w:ascii="Calibri" w:hAnsi="Calibri"/>
          <w:sz w:val="22"/>
          <w:szCs w:val="22"/>
          <w:shd w:val="clear" w:color="auto" w:fill="FFFFFF"/>
        </w:rPr>
        <w:t>“</w:t>
      </w:r>
      <w:del w:id="1" w:author="Paula Alemparte S." w:date="2016-01-25T13:56:00Z">
        <w:r w:rsidR="00DE631D" w:rsidDel="0078168D">
          <w:rPr>
            <w:rFonts w:ascii="Calibri" w:hAnsi="Calibri"/>
            <w:sz w:val="22"/>
            <w:szCs w:val="22"/>
            <w:shd w:val="clear" w:color="auto" w:fill="FFFFFF"/>
          </w:rPr>
          <w:delText xml:space="preserve"> </w:delText>
        </w:r>
      </w:del>
      <w:r w:rsidR="00DE631D">
        <w:rPr>
          <w:rFonts w:ascii="Calibri" w:hAnsi="Calibri"/>
          <w:sz w:val="22"/>
          <w:szCs w:val="22"/>
          <w:shd w:val="clear" w:color="auto" w:fill="FFFFFF"/>
        </w:rPr>
        <w:t>Invitación a proveedores – Proyecto Libro Virtual Docente_VF.docx”</w:t>
      </w:r>
      <w:r w:rsidRPr="003A55FE">
        <w:rPr>
          <w:rFonts w:ascii="Calibri" w:hAnsi="Calibri"/>
          <w:sz w:val="22"/>
          <w:szCs w:val="22"/>
          <w:shd w:val="clear" w:color="auto" w:fill="FFFFFF"/>
        </w:rPr>
        <w:t xml:space="preserve"> se establecía</w:t>
      </w:r>
      <w:r w:rsidR="00A23BE8" w:rsidRPr="003A55FE">
        <w:rPr>
          <w:rFonts w:ascii="Calibri" w:hAnsi="Calibri"/>
          <w:sz w:val="22"/>
          <w:szCs w:val="22"/>
          <w:shd w:val="clear" w:color="auto" w:fill="FFFFFF"/>
        </w:rPr>
        <w:t>,</w:t>
      </w:r>
      <w:r w:rsidRPr="003A55FE">
        <w:rPr>
          <w:rFonts w:ascii="Calibri" w:hAnsi="Calibri"/>
          <w:sz w:val="22"/>
          <w:szCs w:val="22"/>
          <w:shd w:val="clear" w:color="auto" w:fill="FFFFFF"/>
        </w:rPr>
        <w:t xml:space="preserve"> y se aceptó por el Prestador del Servicio, que una vez que la propuesta haya s</w:t>
      </w:r>
      <w:r w:rsidR="00A23BE8" w:rsidRPr="003A55FE">
        <w:rPr>
          <w:rFonts w:ascii="Calibri" w:hAnsi="Calibri"/>
          <w:sz w:val="22"/>
          <w:szCs w:val="22"/>
          <w:shd w:val="clear" w:color="auto" w:fill="FFFFFF"/>
        </w:rPr>
        <w:t>ido asignada a un Adjudicatario</w:t>
      </w:r>
      <w:r w:rsidRPr="003A55FE">
        <w:rPr>
          <w:rFonts w:ascii="Calibri" w:hAnsi="Calibri"/>
          <w:sz w:val="22"/>
          <w:szCs w:val="22"/>
          <w:shd w:val="clear" w:color="auto" w:fill="FFFFFF"/>
        </w:rPr>
        <w:t xml:space="preserve"> se suscribiría un contrato redactado por </w:t>
      </w:r>
      <w:r w:rsidR="00D3080D">
        <w:rPr>
          <w:rFonts w:ascii="Calibri" w:hAnsi="Calibri"/>
          <w:sz w:val="22"/>
          <w:szCs w:val="22"/>
          <w:shd w:val="clear" w:color="auto" w:fill="FFFFFF"/>
        </w:rPr>
        <w:t>Duoc UC</w:t>
      </w:r>
      <w:r w:rsidR="000A44D5">
        <w:rPr>
          <w:rFonts w:ascii="Calibri" w:hAnsi="Calibri"/>
          <w:sz w:val="22"/>
          <w:szCs w:val="22"/>
          <w:shd w:val="clear" w:color="auto" w:fill="FFFFFF"/>
        </w:rPr>
        <w:t>.</w:t>
      </w:r>
    </w:p>
    <w:p w14:paraId="626F6BCA"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both"/>
        <w:rPr>
          <w:rFonts w:ascii="Calibri" w:hAnsi="Calibri"/>
          <w:sz w:val="22"/>
          <w:szCs w:val="22"/>
        </w:rPr>
      </w:pPr>
    </w:p>
    <w:p w14:paraId="67871034" w14:textId="77777777" w:rsidR="0018609C" w:rsidRPr="00731FFD" w:rsidRDefault="0018609C">
      <w:pPr>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ind w:hanging="567"/>
        <w:jc w:val="both"/>
        <w:rPr>
          <w:rFonts w:ascii="Calibri" w:hAnsi="Calibri"/>
          <w:sz w:val="22"/>
          <w:szCs w:val="22"/>
        </w:rPr>
      </w:pPr>
      <w:r w:rsidRPr="003A55FE">
        <w:rPr>
          <w:rFonts w:ascii="Calibri" w:hAnsi="Calibri"/>
          <w:sz w:val="22"/>
          <w:szCs w:val="22"/>
        </w:rPr>
        <w:t xml:space="preserve">Que, el Prestador del Servicio declara tener la suficiente capacidad técnica y profesional como para desarrollar los servicios requeridos para los negocios que lleva adelante </w:t>
      </w:r>
      <w:r w:rsidR="00D3080D">
        <w:rPr>
          <w:rFonts w:ascii="Calibri" w:hAnsi="Calibri"/>
          <w:sz w:val="22"/>
          <w:szCs w:val="22"/>
          <w:shd w:val="clear" w:color="auto" w:fill="FFFFFF"/>
        </w:rPr>
        <w:t>Duoc UC</w:t>
      </w:r>
      <w:r w:rsidR="000A44D5">
        <w:rPr>
          <w:rFonts w:ascii="Calibri" w:hAnsi="Calibri"/>
          <w:sz w:val="22"/>
          <w:szCs w:val="22"/>
          <w:shd w:val="clear" w:color="auto" w:fill="FFFFFF"/>
        </w:rPr>
        <w:t>.</w:t>
      </w:r>
    </w:p>
    <w:p w14:paraId="43858357" w14:textId="77777777" w:rsidR="00731FFD" w:rsidRDefault="00731FFD" w:rsidP="00731FFD">
      <w:pPr>
        <w:pStyle w:val="Prrafodelista"/>
        <w:rPr>
          <w:rFonts w:ascii="Calibri" w:hAnsi="Calibri"/>
          <w:sz w:val="22"/>
          <w:szCs w:val="22"/>
        </w:rPr>
      </w:pPr>
    </w:p>
    <w:p w14:paraId="740C8262" w14:textId="77777777" w:rsidR="00731FFD" w:rsidRPr="003A55FE" w:rsidRDefault="00731FFD">
      <w:pPr>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ind w:hanging="567"/>
        <w:jc w:val="both"/>
        <w:rPr>
          <w:rFonts w:ascii="Calibri" w:hAnsi="Calibri"/>
          <w:sz w:val="22"/>
          <w:szCs w:val="22"/>
        </w:rPr>
      </w:pPr>
      <w:r>
        <w:rPr>
          <w:rFonts w:ascii="Calibri" w:hAnsi="Calibri"/>
          <w:sz w:val="22"/>
          <w:szCs w:val="22"/>
          <w:lang w:val="es-ES"/>
        </w:rPr>
        <w:t>Que, el Prestador de Servicio declara tener la suficiente capacidad económica para desarrollar los servicios requeridos por Duoc UC</w:t>
      </w:r>
      <w:r w:rsidR="000A44D5">
        <w:rPr>
          <w:rFonts w:ascii="Calibri" w:hAnsi="Calibri"/>
          <w:sz w:val="22"/>
          <w:szCs w:val="22"/>
          <w:lang w:val="es-ES"/>
        </w:rPr>
        <w:t>.</w:t>
      </w:r>
    </w:p>
    <w:p w14:paraId="1EF2EB61"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jc w:val="both"/>
        <w:rPr>
          <w:rFonts w:ascii="Calibri" w:hAnsi="Calibri"/>
          <w:sz w:val="22"/>
          <w:szCs w:val="22"/>
        </w:rPr>
      </w:pPr>
    </w:p>
    <w:p w14:paraId="683CB2CA" w14:textId="77777777" w:rsidR="0018609C" w:rsidRPr="003A55FE" w:rsidRDefault="0018609C">
      <w:pPr>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0"/>
        <w:ind w:hanging="567"/>
        <w:jc w:val="both"/>
        <w:rPr>
          <w:rFonts w:ascii="Calibri" w:hAnsi="Calibri"/>
          <w:sz w:val="22"/>
          <w:szCs w:val="22"/>
        </w:rPr>
      </w:pPr>
      <w:r w:rsidRPr="003A55FE">
        <w:rPr>
          <w:rFonts w:ascii="Calibri" w:hAnsi="Calibri"/>
          <w:sz w:val="22"/>
          <w:szCs w:val="22"/>
        </w:rPr>
        <w:t>Por tanto, en atención a las consideraciones y a las mutuas declaraciones, obligaciones y acuerdos que aquí se contienen, las Partes acuerdan celebrar el presente Contrato de Prestación de Servicios (en adelante, el “</w:t>
      </w:r>
      <w:r w:rsidRPr="003A55FE">
        <w:rPr>
          <w:rFonts w:ascii="Calibri" w:hAnsi="Calibri"/>
          <w:sz w:val="22"/>
          <w:szCs w:val="22"/>
          <w:u w:val="single"/>
        </w:rPr>
        <w:t>Contrato</w:t>
      </w:r>
      <w:r w:rsidRPr="003A55FE">
        <w:rPr>
          <w:rFonts w:ascii="Calibri" w:hAnsi="Calibri"/>
          <w:sz w:val="22"/>
          <w:szCs w:val="22"/>
        </w:rPr>
        <w:t>”), conforme al tenor de las disposiciones que a continuación se enuncian:</w:t>
      </w:r>
    </w:p>
    <w:p w14:paraId="7BA3E551" w14:textId="77777777" w:rsidR="0018609C" w:rsidRPr="003A55FE" w:rsidRDefault="00E31A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220"/>
        <w:jc w:val="center"/>
        <w:rPr>
          <w:rFonts w:ascii="Calibri" w:hAnsi="Calibri"/>
          <w:sz w:val="22"/>
          <w:szCs w:val="22"/>
        </w:rPr>
      </w:pPr>
      <w:r w:rsidRPr="00F131DF">
        <w:rPr>
          <w:rFonts w:ascii="Calibri" w:hAnsi="Calibri"/>
          <w:sz w:val="22"/>
          <w:szCs w:val="22"/>
        </w:rPr>
        <w:br w:type="page"/>
      </w:r>
      <w:r w:rsidR="0018609C" w:rsidRPr="003A55FE">
        <w:rPr>
          <w:rFonts w:ascii="Calibri" w:hAnsi="Calibri"/>
          <w:sz w:val="22"/>
          <w:szCs w:val="22"/>
        </w:rPr>
        <w:lastRenderedPageBreak/>
        <w:t>CLÁUSULAS:</w:t>
      </w:r>
    </w:p>
    <w:p w14:paraId="59A150E1" w14:textId="77777777" w:rsidR="0018609C" w:rsidRPr="003A55FE" w:rsidRDefault="0018609C" w:rsidP="003A55FE">
      <w:pPr>
        <w:pStyle w:val="Ttulo1"/>
      </w:pPr>
      <w:r w:rsidRPr="003A55FE">
        <w:t>DEFINICIONES</w:t>
      </w:r>
    </w:p>
    <w:p w14:paraId="1CA8BCB4" w14:textId="77777777" w:rsidR="0018609C" w:rsidRPr="003A55FE"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220"/>
        <w:jc w:val="both"/>
        <w:rPr>
          <w:rFonts w:ascii="Calibri" w:hAnsi="Calibri"/>
          <w:sz w:val="22"/>
          <w:szCs w:val="22"/>
        </w:rPr>
      </w:pPr>
      <w:r w:rsidRPr="003A55FE">
        <w:rPr>
          <w:rFonts w:ascii="Calibri" w:hAnsi="Calibri"/>
          <w:sz w:val="22"/>
          <w:szCs w:val="22"/>
        </w:rPr>
        <w:t>Para efectos del presente Contrato, las siguientes palabras y expresiones tendrán los significados que aquí se les asigna:</w:t>
      </w:r>
    </w:p>
    <w:p w14:paraId="105C0DA0" w14:textId="77777777" w:rsidR="00866939" w:rsidRPr="003A55FE" w:rsidRDefault="0018609C">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220"/>
        <w:ind w:hanging="567"/>
        <w:jc w:val="both"/>
        <w:rPr>
          <w:rFonts w:ascii="Calibri" w:hAnsi="Calibri"/>
          <w:sz w:val="22"/>
          <w:szCs w:val="22"/>
        </w:rPr>
      </w:pPr>
      <w:r w:rsidRPr="003A55FE">
        <w:rPr>
          <w:rFonts w:ascii="Calibri" w:hAnsi="Calibri"/>
          <w:sz w:val="22"/>
          <w:szCs w:val="22"/>
          <w:u w:val="single"/>
        </w:rPr>
        <w:t>Contrato</w:t>
      </w:r>
      <w:r w:rsidRPr="003A55FE">
        <w:rPr>
          <w:rFonts w:ascii="Calibri" w:hAnsi="Calibri"/>
          <w:sz w:val="22"/>
          <w:szCs w:val="22"/>
        </w:rPr>
        <w:t>: El presente contrato de prestación de servicios legales, sus anexos y modificaciones</w:t>
      </w:r>
    </w:p>
    <w:p w14:paraId="36836A7F" w14:textId="77777777" w:rsidR="0018609C" w:rsidRPr="003A55FE" w:rsidRDefault="0018609C">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220"/>
        <w:ind w:hanging="567"/>
        <w:jc w:val="both"/>
        <w:rPr>
          <w:rFonts w:ascii="Calibri" w:hAnsi="Calibri"/>
          <w:sz w:val="22"/>
          <w:szCs w:val="22"/>
          <w:shd w:val="clear" w:color="auto" w:fill="FFFFFF"/>
        </w:rPr>
      </w:pPr>
      <w:r w:rsidRPr="003A55FE">
        <w:rPr>
          <w:rFonts w:ascii="Calibri" w:hAnsi="Calibri"/>
          <w:sz w:val="22"/>
          <w:szCs w:val="22"/>
          <w:u w:val="single"/>
        </w:rPr>
        <w:t>Informa</w:t>
      </w:r>
      <w:r w:rsidRPr="003A55FE">
        <w:rPr>
          <w:rFonts w:ascii="Calibri" w:hAnsi="Calibri"/>
          <w:sz w:val="22"/>
          <w:szCs w:val="22"/>
          <w:u w:val="single"/>
          <w:shd w:val="clear" w:color="auto" w:fill="FFFFFF"/>
        </w:rPr>
        <w:t>ción Confidencial</w:t>
      </w:r>
      <w:r w:rsidRPr="003A55FE">
        <w:rPr>
          <w:rFonts w:ascii="Calibri" w:hAnsi="Calibri"/>
          <w:sz w:val="22"/>
          <w:szCs w:val="22"/>
          <w:shd w:val="clear" w:color="auto" w:fill="FFFFFF"/>
        </w:rPr>
        <w:t xml:space="preserve">: Toda información, sea completa o parcial, sea verbal o escrita, independiente del medio en que conste o se transmita, que el Prestador del Servicio recibe </w:t>
      </w:r>
      <w:r w:rsidR="00A564CC">
        <w:rPr>
          <w:rFonts w:ascii="Calibri" w:hAnsi="Calibri"/>
          <w:sz w:val="22"/>
          <w:szCs w:val="22"/>
          <w:shd w:val="clear" w:color="auto" w:fill="FFFFFF"/>
        </w:rPr>
        <w:t>por parte de</w:t>
      </w:r>
      <w:r w:rsidRPr="003A55FE">
        <w:rPr>
          <w:rFonts w:ascii="Calibri" w:hAnsi="Calibri"/>
          <w:sz w:val="22"/>
          <w:szCs w:val="22"/>
          <w:shd w:val="clear" w:color="auto" w:fill="FFFFFF"/>
        </w:rPr>
        <w:t xml:space="preserve"> </w:t>
      </w:r>
      <w:r w:rsidR="00D3080D">
        <w:rPr>
          <w:rFonts w:ascii="Calibri" w:hAnsi="Calibri"/>
          <w:sz w:val="22"/>
          <w:szCs w:val="22"/>
          <w:shd w:val="clear" w:color="auto" w:fill="FFFFFF"/>
        </w:rPr>
        <w:t>Duoc UC</w:t>
      </w:r>
      <w:r w:rsidRPr="003A55FE">
        <w:rPr>
          <w:rFonts w:ascii="Calibri" w:hAnsi="Calibri"/>
          <w:sz w:val="22"/>
          <w:szCs w:val="22"/>
          <w:shd w:val="clear" w:color="auto" w:fill="FFFFFF"/>
        </w:rPr>
        <w:t xml:space="preserve"> o que el Prestador del Servicio tome conocimiento por cualquier medio y ya sea que se refiera a </w:t>
      </w:r>
      <w:r w:rsidR="00D3080D">
        <w:rPr>
          <w:rFonts w:ascii="Calibri" w:hAnsi="Calibri"/>
          <w:sz w:val="22"/>
          <w:szCs w:val="22"/>
          <w:shd w:val="clear" w:color="auto" w:fill="FFFFFF"/>
        </w:rPr>
        <w:t>Duoc UC</w:t>
      </w:r>
      <w:r w:rsidRPr="003A55FE">
        <w:rPr>
          <w:rFonts w:ascii="Calibri" w:hAnsi="Calibri"/>
          <w:sz w:val="22"/>
          <w:szCs w:val="22"/>
          <w:shd w:val="clear" w:color="auto" w:fill="FFFFFF"/>
        </w:rPr>
        <w:t xml:space="preserve">, sus empleados, contratistas o sus clientes. </w:t>
      </w:r>
    </w:p>
    <w:p w14:paraId="6A996CE4" w14:textId="77777777" w:rsidR="0030668C" w:rsidRPr="003A55FE" w:rsidRDefault="0030668C" w:rsidP="003E630A">
      <w:pPr>
        <w:ind w:left="567"/>
        <w:rPr>
          <w:rFonts w:ascii="Calibri" w:hAnsi="Calibri"/>
          <w:sz w:val="22"/>
          <w:szCs w:val="22"/>
          <w:shd w:val="clear" w:color="auto" w:fill="FFFFFF"/>
        </w:rPr>
      </w:pPr>
      <w:r w:rsidRPr="003A55FE">
        <w:rPr>
          <w:rFonts w:ascii="Calibri" w:hAnsi="Calibri"/>
          <w:sz w:val="22"/>
          <w:szCs w:val="22"/>
          <w:shd w:val="clear" w:color="auto" w:fill="FFFFFF"/>
        </w:rPr>
        <w:t>Sin que la sigu</w:t>
      </w:r>
      <w:r w:rsidR="00A564CC">
        <w:rPr>
          <w:rFonts w:ascii="Calibri" w:hAnsi="Calibri"/>
          <w:sz w:val="22"/>
          <w:szCs w:val="22"/>
          <w:shd w:val="clear" w:color="auto" w:fill="FFFFFF"/>
        </w:rPr>
        <w:t>iente enumeración sea taxativa</w:t>
      </w:r>
      <w:r w:rsidRPr="003A55FE">
        <w:rPr>
          <w:rFonts w:ascii="Calibri" w:hAnsi="Calibri"/>
          <w:sz w:val="22"/>
          <w:szCs w:val="22"/>
          <w:shd w:val="clear" w:color="auto" w:fill="FFFFFF"/>
        </w:rPr>
        <w:t xml:space="preserve">, las Partes entienden que dentro de la Información Confidencial, se incluye: </w:t>
      </w:r>
    </w:p>
    <w:p w14:paraId="1AF3501B" w14:textId="77777777" w:rsidR="0030668C" w:rsidRPr="003A55FE" w:rsidRDefault="0030668C">
      <w:pPr>
        <w:spacing w:after="220"/>
        <w:ind w:left="1134" w:hanging="567"/>
        <w:jc w:val="both"/>
        <w:rPr>
          <w:rFonts w:ascii="Calibri" w:hAnsi="Calibri"/>
          <w:sz w:val="22"/>
          <w:szCs w:val="22"/>
        </w:rPr>
      </w:pPr>
      <w:r w:rsidRPr="003A55FE">
        <w:rPr>
          <w:rFonts w:ascii="Calibri" w:hAnsi="Calibri"/>
          <w:sz w:val="22"/>
          <w:szCs w:val="22"/>
          <w:shd w:val="clear" w:color="auto" w:fill="FFFFFF"/>
        </w:rPr>
        <w:t>(a)</w:t>
      </w:r>
      <w:r w:rsidRPr="003A55FE">
        <w:rPr>
          <w:rFonts w:ascii="Calibri" w:hAnsi="Calibri"/>
          <w:sz w:val="22"/>
          <w:szCs w:val="22"/>
          <w:shd w:val="clear" w:color="auto" w:fill="FFFFFF"/>
        </w:rPr>
        <w:tab/>
        <w:t xml:space="preserve">Cualquier información presente o futura de productos e indicaciones, planes de mercadeo, información contable, tributaria y/o financiera, datos relacionados con clientes, suministrantes, empleados, contratistas o sub-contratistas de </w:t>
      </w:r>
      <w:r w:rsidR="00D3080D">
        <w:rPr>
          <w:rFonts w:ascii="Calibri" w:hAnsi="Calibri"/>
          <w:sz w:val="22"/>
          <w:szCs w:val="22"/>
          <w:shd w:val="clear" w:color="auto" w:fill="FFFFFF"/>
        </w:rPr>
        <w:t>Duoc UC</w:t>
      </w:r>
      <w:r w:rsidRPr="003A55FE">
        <w:rPr>
          <w:rFonts w:ascii="Calibri" w:hAnsi="Calibri"/>
          <w:sz w:val="22"/>
          <w:szCs w:val="22"/>
          <w:shd w:val="clear" w:color="auto" w:fill="FFFFFF"/>
        </w:rPr>
        <w:t>, sus sociedades matrices, filiales, subsidiarias o de cualquier otro modo relacionadas</w:t>
      </w:r>
      <w:r w:rsidRPr="003A55FE">
        <w:rPr>
          <w:rFonts w:ascii="Calibri" w:hAnsi="Calibri"/>
          <w:sz w:val="22"/>
          <w:szCs w:val="22"/>
        </w:rPr>
        <w:t xml:space="preserve"> con</w:t>
      </w:r>
      <w:r w:rsidRPr="003A55FE">
        <w:rPr>
          <w:rFonts w:ascii="Calibri" w:hAnsi="Calibri"/>
          <w:sz w:val="22"/>
          <w:szCs w:val="22"/>
          <w:shd w:val="clear" w:color="auto" w:fill="FFFFFF"/>
        </w:rPr>
        <w:t xml:space="preserve"> dicha Parte</w:t>
      </w:r>
      <w:r w:rsidR="000A44D5">
        <w:rPr>
          <w:rFonts w:ascii="Calibri" w:hAnsi="Calibri"/>
          <w:sz w:val="22"/>
          <w:szCs w:val="22"/>
        </w:rPr>
        <w:t>.</w:t>
      </w:r>
    </w:p>
    <w:p w14:paraId="0354D728" w14:textId="77777777" w:rsidR="0030668C" w:rsidRPr="003A55FE" w:rsidRDefault="0030668C">
      <w:pPr>
        <w:spacing w:after="220"/>
        <w:ind w:left="1134" w:hanging="567"/>
        <w:jc w:val="both"/>
        <w:rPr>
          <w:rFonts w:ascii="Calibri" w:hAnsi="Calibri"/>
          <w:sz w:val="22"/>
          <w:szCs w:val="22"/>
          <w:shd w:val="clear" w:color="auto" w:fill="FFFFFF"/>
        </w:rPr>
      </w:pPr>
      <w:r w:rsidRPr="003A55FE">
        <w:rPr>
          <w:rFonts w:ascii="Calibri" w:hAnsi="Calibri"/>
          <w:sz w:val="22"/>
          <w:szCs w:val="22"/>
        </w:rPr>
        <w:t>(b)</w:t>
      </w:r>
      <w:r w:rsidRPr="003A55FE">
        <w:rPr>
          <w:rFonts w:ascii="Calibri" w:hAnsi="Calibri"/>
          <w:sz w:val="22"/>
          <w:szCs w:val="22"/>
        </w:rPr>
        <w:tab/>
        <w:t>Servicios y soporte, pro</w:t>
      </w:r>
      <w:r w:rsidRPr="003A55FE">
        <w:rPr>
          <w:rFonts w:ascii="Calibri" w:hAnsi="Calibri"/>
          <w:sz w:val="22"/>
          <w:szCs w:val="22"/>
          <w:shd w:val="clear" w:color="auto" w:fill="FFFFFF"/>
        </w:rPr>
        <w:t xml:space="preserve">cedimientos, y toda otra información relacionada con el negocio de </w:t>
      </w:r>
      <w:r w:rsidR="00D3080D">
        <w:rPr>
          <w:rFonts w:ascii="Calibri" w:hAnsi="Calibri"/>
          <w:sz w:val="22"/>
          <w:szCs w:val="22"/>
          <w:shd w:val="clear" w:color="auto" w:fill="FFFFFF"/>
        </w:rPr>
        <w:t>Duoc UC</w:t>
      </w:r>
      <w:r w:rsidRPr="003A55FE">
        <w:rPr>
          <w:rFonts w:ascii="Calibri" w:hAnsi="Calibri"/>
          <w:sz w:val="22"/>
          <w:szCs w:val="22"/>
          <w:shd w:val="clear" w:color="auto" w:fill="FFFFFF"/>
        </w:rPr>
        <w:t xml:space="preserve"> incluyendo, pero no limitado a, software, estrategias, planes, documentos, técnicas, dibujos, diseños, especificaciones, datos técnicos o know-how, investigación y desarrollo, bases de datos, derechos de autor, marcas y demás signos distintivos, ideas, inventos, divulgaciones de patentes, sea que dicha información sea de propiedad de </w:t>
      </w:r>
      <w:r w:rsidR="00D3080D">
        <w:rPr>
          <w:rFonts w:ascii="Calibri" w:hAnsi="Calibri"/>
          <w:sz w:val="22"/>
          <w:szCs w:val="22"/>
          <w:shd w:val="clear" w:color="auto" w:fill="FFFFFF"/>
        </w:rPr>
        <w:t>Duoc UC</w:t>
      </w:r>
      <w:r w:rsidRPr="003A55FE">
        <w:rPr>
          <w:rFonts w:ascii="Calibri" w:hAnsi="Calibri"/>
          <w:sz w:val="22"/>
          <w:szCs w:val="22"/>
          <w:shd w:val="clear" w:color="auto" w:fill="FFFFFF"/>
        </w:rPr>
        <w:t>, sus sociedades matrices, filiales, subsidiarias o de cualquier otro modo relacionadas con dicha Parte</w:t>
      </w:r>
      <w:r w:rsidR="000A44D5">
        <w:rPr>
          <w:rFonts w:ascii="Calibri" w:hAnsi="Calibri"/>
          <w:sz w:val="22"/>
          <w:szCs w:val="22"/>
          <w:shd w:val="clear" w:color="auto" w:fill="FFFFFF"/>
        </w:rPr>
        <w:t>.</w:t>
      </w:r>
    </w:p>
    <w:p w14:paraId="68CEC79C" w14:textId="77777777" w:rsidR="0030668C" w:rsidRPr="003A55FE" w:rsidRDefault="0030668C">
      <w:pPr>
        <w:spacing w:after="220"/>
        <w:ind w:left="1134" w:hanging="567"/>
        <w:jc w:val="both"/>
        <w:rPr>
          <w:rFonts w:ascii="Calibri" w:hAnsi="Calibri"/>
          <w:sz w:val="22"/>
          <w:szCs w:val="22"/>
          <w:shd w:val="clear" w:color="auto" w:fill="FFFFFF"/>
        </w:rPr>
      </w:pPr>
      <w:r w:rsidRPr="003A55FE">
        <w:rPr>
          <w:rFonts w:ascii="Calibri" w:hAnsi="Calibri"/>
          <w:sz w:val="22"/>
          <w:szCs w:val="22"/>
          <w:shd w:val="clear" w:color="auto" w:fill="FFFFFF"/>
        </w:rPr>
        <w:t>(c)</w:t>
      </w:r>
      <w:r w:rsidRPr="003A55FE">
        <w:rPr>
          <w:rFonts w:ascii="Calibri" w:hAnsi="Calibri"/>
          <w:sz w:val="22"/>
          <w:szCs w:val="22"/>
          <w:shd w:val="clear" w:color="auto" w:fill="FFFFFF"/>
        </w:rPr>
        <w:tab/>
        <w:t xml:space="preserve">Cualquier información adquirida durante cualquier visita a las instalaciones y oficinas de </w:t>
      </w:r>
      <w:r w:rsidR="00D3080D">
        <w:rPr>
          <w:rFonts w:ascii="Calibri" w:hAnsi="Calibri"/>
          <w:sz w:val="22"/>
          <w:szCs w:val="22"/>
          <w:shd w:val="clear" w:color="auto" w:fill="FFFFFF"/>
        </w:rPr>
        <w:t>Duoc UC</w:t>
      </w:r>
      <w:r w:rsidR="000A44D5">
        <w:rPr>
          <w:rFonts w:ascii="Calibri" w:hAnsi="Calibri"/>
          <w:sz w:val="22"/>
          <w:szCs w:val="22"/>
          <w:shd w:val="clear" w:color="auto" w:fill="FFFFFF"/>
        </w:rPr>
        <w:t>.</w:t>
      </w:r>
    </w:p>
    <w:p w14:paraId="5FCCA0B6" w14:textId="77777777" w:rsidR="0030668C" w:rsidRPr="003A55FE" w:rsidRDefault="0030668C">
      <w:pPr>
        <w:spacing w:after="220"/>
        <w:ind w:left="1134" w:hanging="567"/>
        <w:jc w:val="both"/>
        <w:rPr>
          <w:rFonts w:ascii="Calibri" w:hAnsi="Calibri"/>
          <w:sz w:val="22"/>
          <w:szCs w:val="22"/>
          <w:shd w:val="clear" w:color="auto" w:fill="FFFFFF"/>
        </w:rPr>
      </w:pPr>
      <w:r w:rsidRPr="003A55FE">
        <w:rPr>
          <w:rFonts w:ascii="Calibri" w:hAnsi="Calibri"/>
          <w:sz w:val="22"/>
          <w:szCs w:val="22"/>
          <w:shd w:val="clear" w:color="auto" w:fill="FFFFFF"/>
        </w:rPr>
        <w:t>(d)</w:t>
      </w:r>
      <w:r w:rsidRPr="003A55FE">
        <w:rPr>
          <w:rFonts w:ascii="Calibri" w:hAnsi="Calibri"/>
          <w:sz w:val="22"/>
          <w:szCs w:val="22"/>
          <w:shd w:val="clear" w:color="auto" w:fill="FFFFFF"/>
        </w:rPr>
        <w:tab/>
        <w:t>La firma del presente Acuerdo y su contenido</w:t>
      </w:r>
      <w:r w:rsidR="000A44D5">
        <w:rPr>
          <w:rFonts w:ascii="Calibri" w:hAnsi="Calibri"/>
          <w:sz w:val="22"/>
          <w:szCs w:val="22"/>
          <w:shd w:val="clear" w:color="auto" w:fill="FFFFFF"/>
        </w:rPr>
        <w:t>.</w:t>
      </w:r>
    </w:p>
    <w:p w14:paraId="483E4C52" w14:textId="77777777" w:rsidR="0018609C" w:rsidRPr="003A55FE" w:rsidRDefault="0018609C">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220"/>
        <w:ind w:hanging="567"/>
        <w:jc w:val="both"/>
        <w:rPr>
          <w:rFonts w:ascii="Calibri" w:hAnsi="Calibri"/>
          <w:sz w:val="22"/>
          <w:szCs w:val="22"/>
          <w:shd w:val="clear" w:color="auto" w:fill="FFFFFF"/>
        </w:rPr>
      </w:pPr>
      <w:r w:rsidRPr="003A55FE">
        <w:rPr>
          <w:rFonts w:ascii="Calibri" w:hAnsi="Calibri"/>
          <w:sz w:val="22"/>
          <w:szCs w:val="22"/>
          <w:u w:val="single"/>
          <w:shd w:val="clear" w:color="auto" w:fill="FFFFFF"/>
        </w:rPr>
        <w:t>Derechos de Propiedad Intelectual</w:t>
      </w:r>
      <w:r w:rsidRPr="003A55FE">
        <w:rPr>
          <w:rFonts w:ascii="Calibri" w:hAnsi="Calibri"/>
          <w:sz w:val="22"/>
          <w:szCs w:val="22"/>
          <w:shd w:val="clear" w:color="auto" w:fill="FFFFFF"/>
        </w:rPr>
        <w:t>: todo dato, información, informes, correos electrónicos, reportes, dibujos, ilustraciones, imágenes, diseños, sonidos, reportes, especificaciones, cintas magnéticas, programas computacionales, códigos de fuente, documentación en soporte papel o electrónico, diagramas, cartas de flujo y cualquier otro material, tangible o intangible, susceptible de ser leído por una persona, equipo o máquina; derechos de autor propios o licenciados; patentes, diseños de utilidad o cualquier clase de idea o innovación susceptible de ser patentada o registrada como modelo de utilidad; nombres comerciales, nombres de dominio, marcas comerciales, marcas de servicio, planos, métodos, formas, prácticas, técnicas, listas de clientes, listas de distribuidores, know how, listas de suscriptores y cualquier otra base de datos o información utilizada por cada parte en la conducción de sus respectivos negocios y a la que se pueda tener acceso por cualquier medio.</w:t>
      </w:r>
    </w:p>
    <w:p w14:paraId="1902B657" w14:textId="77777777" w:rsidR="00F408F3" w:rsidRPr="003A55FE" w:rsidRDefault="0018609C" w:rsidP="003A55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220"/>
        <w:jc w:val="both"/>
        <w:rPr>
          <w:rFonts w:ascii="Calibri" w:hAnsi="Calibri"/>
          <w:sz w:val="22"/>
          <w:szCs w:val="22"/>
          <w:shd w:val="clear" w:color="auto" w:fill="FFFFFF"/>
        </w:rPr>
      </w:pPr>
      <w:r w:rsidRPr="003A55FE">
        <w:rPr>
          <w:rFonts w:ascii="Calibri" w:hAnsi="Calibri"/>
          <w:sz w:val="22"/>
          <w:szCs w:val="22"/>
          <w:u w:val="single"/>
          <w:shd w:val="clear" w:color="auto" w:fill="FFFFFF"/>
        </w:rPr>
        <w:t>Obra(s</w:t>
      </w:r>
      <w:r w:rsidRPr="003A55FE">
        <w:rPr>
          <w:rFonts w:ascii="Calibri" w:hAnsi="Calibri"/>
          <w:sz w:val="22"/>
          <w:szCs w:val="22"/>
          <w:shd w:val="clear" w:color="auto" w:fill="FFFFFF"/>
        </w:rPr>
        <w:t xml:space="preserve">): aquellas obras de la inteligencia en los dominios literarios, artísticos y científicos, cualquiera sea su forma de expresión que hayan sido creadas por una de las Partes y que se encuentren enumeradas en el artículo 3º de la Ley 17.336 sobre Propiedad Intelectual. </w:t>
      </w:r>
    </w:p>
    <w:p w14:paraId="1819E533" w14:textId="77777777" w:rsidR="006574B6" w:rsidRPr="002F2ACC" w:rsidRDefault="006574B6" w:rsidP="003A55FE">
      <w:pPr>
        <w:pStyle w:val="Ttulo1"/>
      </w:pPr>
      <w:r>
        <w:lastRenderedPageBreak/>
        <w:t>OBJETO DEL PRESENTE CONTRATO</w:t>
      </w:r>
    </w:p>
    <w:p w14:paraId="347A94D8" w14:textId="77777777" w:rsidR="00FC4557" w:rsidRDefault="00186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220"/>
        <w:jc w:val="both"/>
        <w:rPr>
          <w:rFonts w:ascii="Calibri" w:hAnsi="Calibri"/>
          <w:sz w:val="22"/>
          <w:szCs w:val="22"/>
        </w:rPr>
      </w:pPr>
      <w:r w:rsidRPr="003A55FE">
        <w:rPr>
          <w:rFonts w:ascii="Calibri" w:hAnsi="Calibri"/>
          <w:sz w:val="22"/>
          <w:szCs w:val="22"/>
          <w:shd w:val="clear" w:color="auto" w:fill="FFFFFF"/>
        </w:rPr>
        <w:t xml:space="preserve">Mediante el presente instrumento, </w:t>
      </w:r>
      <w:r w:rsidR="00D3080D">
        <w:rPr>
          <w:rFonts w:ascii="Calibri" w:hAnsi="Calibri"/>
          <w:sz w:val="22"/>
          <w:szCs w:val="22"/>
          <w:shd w:val="clear" w:color="auto" w:fill="FFFFFF"/>
        </w:rPr>
        <w:t>Duoc UC</w:t>
      </w:r>
      <w:r w:rsidRPr="003A55FE">
        <w:rPr>
          <w:rFonts w:ascii="Calibri" w:hAnsi="Calibri"/>
          <w:sz w:val="22"/>
          <w:szCs w:val="22"/>
          <w:shd w:val="clear" w:color="auto" w:fill="FFFFFF"/>
        </w:rPr>
        <w:t xml:space="preserve"> contrata al Prestador del Servicio para que éste le preste los servicios</w:t>
      </w:r>
      <w:r w:rsidR="00F408F3" w:rsidRPr="00F131DF">
        <w:rPr>
          <w:rFonts w:ascii="Calibri" w:hAnsi="Calibri"/>
          <w:sz w:val="22"/>
          <w:szCs w:val="22"/>
          <w:shd w:val="clear" w:color="auto" w:fill="FFFFFF"/>
        </w:rPr>
        <w:t xml:space="preserve"> </w:t>
      </w:r>
      <w:r w:rsidRPr="003A55FE">
        <w:rPr>
          <w:rFonts w:ascii="Calibri" w:hAnsi="Calibri"/>
          <w:sz w:val="22"/>
          <w:szCs w:val="22"/>
          <w:shd w:val="clear" w:color="auto" w:fill="FFFFFF"/>
        </w:rPr>
        <w:t>detallado</w:t>
      </w:r>
      <w:r w:rsidR="00C9635C" w:rsidRPr="003A55FE">
        <w:rPr>
          <w:rFonts w:ascii="Calibri" w:hAnsi="Calibri"/>
          <w:sz w:val="22"/>
          <w:szCs w:val="22"/>
          <w:shd w:val="clear" w:color="auto" w:fill="FFFFFF"/>
        </w:rPr>
        <w:t>s</w:t>
      </w:r>
      <w:r w:rsidRPr="003A55FE">
        <w:rPr>
          <w:rFonts w:ascii="Calibri" w:hAnsi="Calibri"/>
          <w:sz w:val="22"/>
          <w:szCs w:val="22"/>
          <w:shd w:val="clear" w:color="auto" w:fill="FFFFFF"/>
        </w:rPr>
        <w:t xml:space="preserve"> en </w:t>
      </w:r>
      <w:r w:rsidR="00D3080D">
        <w:rPr>
          <w:rFonts w:ascii="Calibri" w:hAnsi="Calibri"/>
          <w:sz w:val="22"/>
          <w:szCs w:val="22"/>
          <w:shd w:val="clear" w:color="auto" w:fill="FFFFFF"/>
        </w:rPr>
        <w:t>el</w:t>
      </w:r>
      <w:r w:rsidR="00657B09" w:rsidRPr="003A55FE">
        <w:rPr>
          <w:rFonts w:ascii="Calibri" w:hAnsi="Calibri"/>
          <w:sz w:val="22"/>
          <w:szCs w:val="22"/>
          <w:shd w:val="clear" w:color="auto" w:fill="FFFFFF"/>
        </w:rPr>
        <w:t xml:space="preserve"> do</w:t>
      </w:r>
      <w:r w:rsidR="00BA025E" w:rsidRPr="003A55FE">
        <w:rPr>
          <w:rFonts w:ascii="Calibri" w:hAnsi="Calibri"/>
          <w:sz w:val="22"/>
          <w:szCs w:val="22"/>
          <w:shd w:val="clear" w:color="auto" w:fill="FFFFFF"/>
        </w:rPr>
        <w:t>c</w:t>
      </w:r>
      <w:r w:rsidR="00657B09" w:rsidRPr="003A55FE">
        <w:rPr>
          <w:rFonts w:ascii="Calibri" w:hAnsi="Calibri"/>
          <w:sz w:val="22"/>
          <w:szCs w:val="22"/>
          <w:shd w:val="clear" w:color="auto" w:fill="FFFFFF"/>
        </w:rPr>
        <w:t>umento</w:t>
      </w:r>
      <w:r w:rsidR="003E630A">
        <w:rPr>
          <w:rFonts w:ascii="Calibri" w:hAnsi="Calibri"/>
          <w:sz w:val="22"/>
          <w:szCs w:val="22"/>
        </w:rPr>
        <w:t xml:space="preserve"> </w:t>
      </w:r>
      <w:r w:rsidR="00DE631D">
        <w:rPr>
          <w:rFonts w:ascii="Calibri" w:hAnsi="Calibri"/>
          <w:sz w:val="22"/>
          <w:szCs w:val="22"/>
          <w:shd w:val="clear" w:color="auto" w:fill="FFFFFF"/>
        </w:rPr>
        <w:t>“Invitación a proveedores – Proyecto Libro Virtual Docente_VF.docx”</w:t>
      </w:r>
      <w:r w:rsidR="003E630A">
        <w:rPr>
          <w:rFonts w:ascii="Calibri" w:hAnsi="Calibri"/>
          <w:sz w:val="22"/>
          <w:szCs w:val="22"/>
        </w:rPr>
        <w:t>, que se anexa y constituye parte integrante de este contrato.</w:t>
      </w:r>
      <w:r w:rsidR="00FC4557">
        <w:rPr>
          <w:rFonts w:ascii="Calibri" w:hAnsi="Calibri"/>
          <w:sz w:val="22"/>
          <w:szCs w:val="22"/>
        </w:rPr>
        <w:t xml:space="preserve"> </w:t>
      </w:r>
    </w:p>
    <w:p w14:paraId="5DACE89A" w14:textId="77777777" w:rsidR="000A1145" w:rsidRDefault="00FC45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220"/>
        <w:jc w:val="both"/>
        <w:rPr>
          <w:rFonts w:ascii="Calibri" w:hAnsi="Calibri"/>
          <w:sz w:val="22"/>
          <w:szCs w:val="22"/>
        </w:rPr>
      </w:pPr>
      <w:r>
        <w:rPr>
          <w:rFonts w:ascii="Calibri" w:hAnsi="Calibri"/>
          <w:sz w:val="22"/>
          <w:szCs w:val="22"/>
        </w:rPr>
        <w:t xml:space="preserve">El objeto del presente contrato corresponde a </w:t>
      </w:r>
      <w:r w:rsidR="000A1145">
        <w:rPr>
          <w:rFonts w:ascii="Calibri" w:hAnsi="Calibri"/>
          <w:sz w:val="22"/>
          <w:szCs w:val="22"/>
        </w:rPr>
        <w:t xml:space="preserve"> al desarrollo de un software por parte de Integrador de Soluciones Tecnológicas (Insotec) para la Dirección de Docencia de Duoc UC en el cual se puedan abordar los siguientes puntos:</w:t>
      </w:r>
    </w:p>
    <w:p w14:paraId="4D643662" w14:textId="77777777" w:rsidR="000A1145" w:rsidRDefault="000A1145" w:rsidP="006E4AF6">
      <w:pPr>
        <w:pStyle w:val="Prrafodelista"/>
        <w:numPr>
          <w:ilvl w:val="0"/>
          <w:numId w:val="25"/>
        </w:numPr>
        <w:contextualSpacing/>
        <w:jc w:val="left"/>
        <w:rPr>
          <w:rFonts w:asciiTheme="minorHAnsi" w:hAnsiTheme="minorHAnsi" w:cs="Tahoma"/>
          <w:sz w:val="22"/>
          <w:szCs w:val="22"/>
        </w:rPr>
      </w:pPr>
      <w:r w:rsidRPr="000A1145">
        <w:rPr>
          <w:rFonts w:asciiTheme="minorHAnsi" w:hAnsiTheme="minorHAnsi" w:cs="Tahoma"/>
          <w:sz w:val="22"/>
          <w:szCs w:val="22"/>
        </w:rPr>
        <w:t>Registrar de forma uniforme el inicio de la clase (Registro de asistencia Docente).</w:t>
      </w:r>
    </w:p>
    <w:p w14:paraId="188730A9" w14:textId="77777777" w:rsidR="006E4AF6" w:rsidRPr="000A1145" w:rsidRDefault="006E4AF6" w:rsidP="006E4AF6">
      <w:pPr>
        <w:pStyle w:val="Prrafodelista"/>
        <w:ind w:left="720"/>
        <w:contextualSpacing/>
        <w:jc w:val="left"/>
        <w:rPr>
          <w:rFonts w:asciiTheme="minorHAnsi" w:hAnsiTheme="minorHAnsi" w:cs="Tahoma"/>
          <w:sz w:val="22"/>
          <w:szCs w:val="22"/>
        </w:rPr>
      </w:pPr>
    </w:p>
    <w:p w14:paraId="15627BD2" w14:textId="77777777" w:rsidR="000A1145" w:rsidRDefault="000A1145" w:rsidP="006E4AF6">
      <w:pPr>
        <w:pStyle w:val="Prrafodelista"/>
        <w:numPr>
          <w:ilvl w:val="0"/>
          <w:numId w:val="25"/>
        </w:numPr>
        <w:contextualSpacing/>
        <w:jc w:val="left"/>
        <w:rPr>
          <w:rFonts w:asciiTheme="minorHAnsi" w:hAnsiTheme="minorHAnsi" w:cs="Tahoma"/>
          <w:sz w:val="22"/>
          <w:szCs w:val="22"/>
        </w:rPr>
      </w:pPr>
      <w:r w:rsidRPr="000A1145">
        <w:rPr>
          <w:rFonts w:asciiTheme="minorHAnsi" w:hAnsiTheme="minorHAnsi" w:cs="Tahoma"/>
          <w:sz w:val="22"/>
          <w:szCs w:val="22"/>
        </w:rPr>
        <w:t>Registrar, controlar y gestionar la recuperación de clases no programadas.</w:t>
      </w:r>
    </w:p>
    <w:p w14:paraId="7E34D225" w14:textId="77777777" w:rsidR="006E4AF6" w:rsidRPr="006E4AF6" w:rsidRDefault="006E4AF6" w:rsidP="006E4AF6">
      <w:pPr>
        <w:pStyle w:val="Prrafodelista"/>
        <w:rPr>
          <w:rFonts w:asciiTheme="minorHAnsi" w:hAnsiTheme="minorHAnsi" w:cs="Tahoma"/>
          <w:sz w:val="22"/>
          <w:szCs w:val="22"/>
        </w:rPr>
      </w:pPr>
    </w:p>
    <w:p w14:paraId="4B6ED1BF" w14:textId="77777777" w:rsidR="000A1145" w:rsidRDefault="000A1145" w:rsidP="006E4AF6">
      <w:pPr>
        <w:pStyle w:val="Prrafodelista"/>
        <w:numPr>
          <w:ilvl w:val="0"/>
          <w:numId w:val="25"/>
        </w:numPr>
        <w:contextualSpacing/>
        <w:jc w:val="left"/>
        <w:rPr>
          <w:rFonts w:asciiTheme="minorHAnsi" w:hAnsiTheme="minorHAnsi" w:cs="Tahoma"/>
          <w:sz w:val="22"/>
          <w:szCs w:val="22"/>
        </w:rPr>
      </w:pPr>
      <w:r w:rsidRPr="000A1145">
        <w:rPr>
          <w:rFonts w:asciiTheme="minorHAnsi" w:hAnsiTheme="minorHAnsi" w:cs="Tahoma"/>
          <w:sz w:val="22"/>
          <w:szCs w:val="22"/>
        </w:rPr>
        <w:t>Registrar, controlar y gestionar la recuperación de clases programadas.</w:t>
      </w:r>
    </w:p>
    <w:p w14:paraId="75717369" w14:textId="77777777" w:rsidR="006E4AF6" w:rsidRPr="006E4AF6" w:rsidRDefault="006E4AF6" w:rsidP="006E4AF6">
      <w:pPr>
        <w:pStyle w:val="Prrafodelista"/>
        <w:rPr>
          <w:rFonts w:asciiTheme="minorHAnsi" w:hAnsiTheme="minorHAnsi" w:cs="Tahoma"/>
          <w:sz w:val="22"/>
          <w:szCs w:val="22"/>
        </w:rPr>
      </w:pPr>
    </w:p>
    <w:p w14:paraId="1C6579FC" w14:textId="77777777" w:rsidR="000A1145" w:rsidRDefault="000A1145" w:rsidP="006E4AF6">
      <w:pPr>
        <w:pStyle w:val="Prrafodelista"/>
        <w:numPr>
          <w:ilvl w:val="0"/>
          <w:numId w:val="25"/>
        </w:numPr>
        <w:contextualSpacing/>
        <w:jc w:val="left"/>
        <w:rPr>
          <w:rFonts w:asciiTheme="minorHAnsi" w:hAnsiTheme="minorHAnsi" w:cs="Tahoma"/>
          <w:sz w:val="22"/>
          <w:szCs w:val="22"/>
        </w:rPr>
      </w:pPr>
      <w:r w:rsidRPr="000A1145">
        <w:rPr>
          <w:rFonts w:asciiTheme="minorHAnsi" w:hAnsiTheme="minorHAnsi" w:cs="Tahoma"/>
          <w:sz w:val="22"/>
          <w:szCs w:val="22"/>
        </w:rPr>
        <w:t>Registrar y gestionar la asistencia del alumno.</w:t>
      </w:r>
    </w:p>
    <w:p w14:paraId="7C056F51" w14:textId="77777777" w:rsidR="006E4AF6" w:rsidRPr="000A1145" w:rsidRDefault="006E4AF6" w:rsidP="006E4AF6">
      <w:pPr>
        <w:pStyle w:val="Prrafodelista"/>
        <w:ind w:left="720"/>
        <w:contextualSpacing/>
        <w:jc w:val="left"/>
        <w:rPr>
          <w:rFonts w:asciiTheme="minorHAnsi" w:hAnsiTheme="minorHAnsi" w:cs="Tahoma"/>
          <w:sz w:val="22"/>
          <w:szCs w:val="22"/>
        </w:rPr>
      </w:pPr>
    </w:p>
    <w:p w14:paraId="778C6E28" w14:textId="77777777" w:rsidR="000A1145" w:rsidRPr="000A1145" w:rsidRDefault="000A1145" w:rsidP="006E4AF6">
      <w:pPr>
        <w:pStyle w:val="Prrafodelista"/>
        <w:numPr>
          <w:ilvl w:val="0"/>
          <w:numId w:val="2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38"/>
        </w:tabs>
        <w:spacing w:after="220"/>
        <w:rPr>
          <w:rFonts w:asciiTheme="minorHAnsi" w:hAnsiTheme="minorHAnsi"/>
          <w:sz w:val="22"/>
          <w:szCs w:val="22"/>
        </w:rPr>
      </w:pPr>
      <w:r w:rsidRPr="000A1145">
        <w:rPr>
          <w:rFonts w:asciiTheme="minorHAnsi" w:hAnsiTheme="minorHAnsi" w:cs="Tahoma"/>
          <w:sz w:val="22"/>
          <w:szCs w:val="22"/>
        </w:rPr>
        <w:t>Generar reportes operativos y de gestión.</w:t>
      </w:r>
    </w:p>
    <w:p w14:paraId="616AFEEC" w14:textId="77777777" w:rsidR="0018609C" w:rsidRPr="003A55FE" w:rsidRDefault="0018609C" w:rsidP="003A55FE">
      <w:pPr>
        <w:pStyle w:val="Ttulo1"/>
      </w:pPr>
      <w:r w:rsidRPr="003A55FE">
        <w:t>PAGO</w:t>
      </w:r>
    </w:p>
    <w:p w14:paraId="60C29074" w14:textId="77777777" w:rsidR="003040AA" w:rsidRDefault="0018609C" w:rsidP="003E630A">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La forma y plazos en que se pagará</w:t>
      </w:r>
      <w:r w:rsidR="00F06173" w:rsidRPr="00F131DF">
        <w:rPr>
          <w:rFonts w:ascii="Calibri" w:hAnsi="Calibri"/>
          <w:sz w:val="22"/>
          <w:szCs w:val="22"/>
        </w:rPr>
        <w:t xml:space="preserve"> este proyecto</w:t>
      </w:r>
      <w:r w:rsidR="003040AA">
        <w:rPr>
          <w:rFonts w:ascii="Calibri" w:hAnsi="Calibri"/>
          <w:sz w:val="22"/>
          <w:szCs w:val="22"/>
        </w:rPr>
        <w:t xml:space="preserve"> se describen en los </w:t>
      </w:r>
      <w:r w:rsidR="00F06173" w:rsidRPr="00F131DF">
        <w:rPr>
          <w:rFonts w:ascii="Calibri" w:hAnsi="Calibri"/>
          <w:sz w:val="22"/>
          <w:szCs w:val="22"/>
        </w:rPr>
        <w:t xml:space="preserve"> </w:t>
      </w:r>
      <w:r w:rsidR="00D3080D">
        <w:rPr>
          <w:rFonts w:ascii="Calibri" w:hAnsi="Calibri"/>
          <w:sz w:val="22"/>
          <w:szCs w:val="22"/>
        </w:rPr>
        <w:t>documento</w:t>
      </w:r>
      <w:r w:rsidR="003040AA">
        <w:rPr>
          <w:rFonts w:ascii="Calibri" w:hAnsi="Calibri"/>
          <w:sz w:val="22"/>
          <w:szCs w:val="22"/>
        </w:rPr>
        <w:t>s:</w:t>
      </w:r>
    </w:p>
    <w:p w14:paraId="232CA17C" w14:textId="77777777" w:rsidR="006E4AF6" w:rsidRDefault="003040AA" w:rsidP="006E4AF6">
      <w:pPr>
        <w:pStyle w:val="Formatolibre"/>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6E4AF6">
        <w:rPr>
          <w:rFonts w:ascii="Calibri" w:hAnsi="Calibri"/>
          <w:sz w:val="22"/>
          <w:szCs w:val="22"/>
        </w:rPr>
        <w:t>Propuesta Económica Aplicación.pdf</w:t>
      </w:r>
    </w:p>
    <w:p w14:paraId="023BE8BE" w14:textId="77777777" w:rsidR="003040AA" w:rsidRPr="006E4AF6" w:rsidRDefault="003040AA" w:rsidP="006E4AF6">
      <w:pPr>
        <w:pStyle w:val="Formatolibre"/>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6E4AF6">
        <w:rPr>
          <w:rFonts w:ascii="Calibri" w:hAnsi="Calibri"/>
          <w:sz w:val="22"/>
          <w:szCs w:val="22"/>
        </w:rPr>
        <w:t>Propuesta Técnica Aplicación.pdf</w:t>
      </w:r>
    </w:p>
    <w:p w14:paraId="4F5C7A91" w14:textId="77777777" w:rsidR="003040AA" w:rsidRDefault="003040AA" w:rsidP="006E4AF6">
      <w:pPr>
        <w:pStyle w:val="Formatolibre"/>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040AA">
        <w:rPr>
          <w:rFonts w:ascii="Calibri" w:hAnsi="Calibri"/>
          <w:sz w:val="22"/>
          <w:szCs w:val="22"/>
        </w:rPr>
        <w:t>Propuesta Económica Reportería</w:t>
      </w:r>
      <w:r>
        <w:rPr>
          <w:rFonts w:ascii="Calibri" w:hAnsi="Calibri"/>
          <w:sz w:val="22"/>
          <w:szCs w:val="22"/>
        </w:rPr>
        <w:t>.pdf</w:t>
      </w:r>
    </w:p>
    <w:p w14:paraId="29D6F9B3" w14:textId="77777777" w:rsidR="003040AA" w:rsidRDefault="003040AA" w:rsidP="006E4AF6">
      <w:pPr>
        <w:pStyle w:val="Formatolibre"/>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040AA">
        <w:rPr>
          <w:rFonts w:ascii="Calibri" w:hAnsi="Calibri"/>
          <w:sz w:val="22"/>
          <w:szCs w:val="22"/>
        </w:rPr>
        <w:t>Propuesta Técnica Reportería</w:t>
      </w:r>
      <w:r>
        <w:rPr>
          <w:rFonts w:ascii="Calibri" w:hAnsi="Calibri"/>
          <w:sz w:val="22"/>
          <w:szCs w:val="22"/>
        </w:rPr>
        <w:t>.pdf</w:t>
      </w:r>
    </w:p>
    <w:p w14:paraId="37361D85" w14:textId="77777777" w:rsidR="003040AA" w:rsidRDefault="003040AA" w:rsidP="006E4AF6">
      <w:pPr>
        <w:pStyle w:val="Formatolibre"/>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040AA">
        <w:rPr>
          <w:rFonts w:ascii="Calibri" w:hAnsi="Calibri"/>
          <w:sz w:val="22"/>
          <w:szCs w:val="22"/>
        </w:rPr>
        <w:t>Propuesta Económica Servicios</w:t>
      </w:r>
      <w:r>
        <w:rPr>
          <w:rFonts w:ascii="Calibri" w:hAnsi="Calibri"/>
          <w:sz w:val="22"/>
          <w:szCs w:val="22"/>
        </w:rPr>
        <w:t>.pdf</w:t>
      </w:r>
    </w:p>
    <w:p w14:paraId="32175AD3" w14:textId="77777777" w:rsidR="003040AA" w:rsidRDefault="003040AA" w:rsidP="006E4AF6">
      <w:pPr>
        <w:pStyle w:val="Formatolibre"/>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040AA">
        <w:rPr>
          <w:rFonts w:ascii="Calibri" w:hAnsi="Calibri"/>
          <w:sz w:val="22"/>
          <w:szCs w:val="22"/>
        </w:rPr>
        <w:t>Propuesta Técnica Servicios</w:t>
      </w:r>
      <w:r>
        <w:rPr>
          <w:rFonts w:ascii="Calibri" w:hAnsi="Calibri"/>
          <w:sz w:val="22"/>
          <w:szCs w:val="22"/>
        </w:rPr>
        <w:t>.pdf</w:t>
      </w:r>
    </w:p>
    <w:p w14:paraId="45040C85" w14:textId="77777777" w:rsidR="009D5775" w:rsidRDefault="003040AA" w:rsidP="003E630A">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Pr>
          <w:rFonts w:ascii="Calibri" w:hAnsi="Calibri"/>
          <w:sz w:val="22"/>
          <w:szCs w:val="22"/>
        </w:rPr>
        <w:t xml:space="preserve">Estas propuestas son </w:t>
      </w:r>
      <w:r w:rsidR="003E630A">
        <w:rPr>
          <w:rFonts w:ascii="Calibri" w:hAnsi="Calibri"/>
          <w:sz w:val="22"/>
          <w:szCs w:val="22"/>
        </w:rPr>
        <w:t xml:space="preserve"> anexa</w:t>
      </w:r>
      <w:r>
        <w:rPr>
          <w:rFonts w:ascii="Calibri" w:hAnsi="Calibri"/>
          <w:sz w:val="22"/>
          <w:szCs w:val="22"/>
        </w:rPr>
        <w:t>das</w:t>
      </w:r>
      <w:r w:rsidR="003E630A">
        <w:rPr>
          <w:rFonts w:ascii="Calibri" w:hAnsi="Calibri"/>
          <w:sz w:val="22"/>
          <w:szCs w:val="22"/>
        </w:rPr>
        <w:t xml:space="preserve"> y </w:t>
      </w:r>
      <w:r w:rsidR="003E630A" w:rsidRPr="003A55FE">
        <w:rPr>
          <w:rFonts w:ascii="Calibri" w:hAnsi="Calibri"/>
          <w:sz w:val="22"/>
          <w:szCs w:val="22"/>
        </w:rPr>
        <w:t>constituye</w:t>
      </w:r>
      <w:r>
        <w:rPr>
          <w:rFonts w:ascii="Calibri" w:hAnsi="Calibri"/>
          <w:sz w:val="22"/>
          <w:szCs w:val="22"/>
        </w:rPr>
        <w:t xml:space="preserve">n </w:t>
      </w:r>
      <w:r w:rsidR="003E630A" w:rsidRPr="003A55FE">
        <w:rPr>
          <w:rFonts w:ascii="Calibri" w:hAnsi="Calibri"/>
          <w:sz w:val="22"/>
          <w:szCs w:val="22"/>
        </w:rPr>
        <w:t xml:space="preserve"> </w:t>
      </w:r>
      <w:r w:rsidR="003E630A">
        <w:rPr>
          <w:rFonts w:ascii="Calibri" w:hAnsi="Calibri"/>
          <w:sz w:val="22"/>
          <w:szCs w:val="22"/>
        </w:rPr>
        <w:t>parte integrante de este contrato</w:t>
      </w:r>
      <w:r w:rsidR="003E630A" w:rsidRPr="003A55FE">
        <w:rPr>
          <w:rFonts w:ascii="Calibri" w:hAnsi="Calibri"/>
          <w:sz w:val="22"/>
          <w:szCs w:val="22"/>
        </w:rPr>
        <w:t>.</w:t>
      </w:r>
      <w:r w:rsidR="00FC4557" w:rsidRPr="00FC4557">
        <w:rPr>
          <w:rFonts w:ascii="Calibri" w:hAnsi="Calibri"/>
          <w:sz w:val="22"/>
          <w:szCs w:val="22"/>
        </w:rPr>
        <w:t xml:space="preserve"> </w:t>
      </w:r>
      <w:r w:rsidR="00FC4557">
        <w:rPr>
          <w:rFonts w:ascii="Calibri" w:hAnsi="Calibri"/>
          <w:sz w:val="22"/>
          <w:szCs w:val="22"/>
        </w:rPr>
        <w:t xml:space="preserve">El precio a pagar será de </w:t>
      </w:r>
      <w:r w:rsidR="00DE631D">
        <w:rPr>
          <w:rFonts w:ascii="Calibri" w:hAnsi="Calibri"/>
          <w:sz w:val="22"/>
          <w:szCs w:val="22"/>
        </w:rPr>
        <w:t>2</w:t>
      </w:r>
      <w:r w:rsidR="000A44D5">
        <w:rPr>
          <w:rFonts w:ascii="Calibri" w:hAnsi="Calibri"/>
          <w:sz w:val="22"/>
          <w:szCs w:val="22"/>
        </w:rPr>
        <w:t>.</w:t>
      </w:r>
      <w:r w:rsidR="00DE631D">
        <w:rPr>
          <w:rFonts w:ascii="Calibri" w:hAnsi="Calibri"/>
          <w:sz w:val="22"/>
          <w:szCs w:val="22"/>
        </w:rPr>
        <w:t xml:space="preserve">032 UF </w:t>
      </w:r>
      <w:r w:rsidR="00FC4557">
        <w:rPr>
          <w:rFonts w:ascii="Calibri" w:hAnsi="Calibri"/>
          <w:sz w:val="22"/>
          <w:szCs w:val="22"/>
        </w:rPr>
        <w:t xml:space="preserve">y se pagará </w:t>
      </w:r>
      <w:r w:rsidR="009D5775">
        <w:rPr>
          <w:rFonts w:ascii="Calibri" w:hAnsi="Calibri"/>
          <w:sz w:val="22"/>
          <w:szCs w:val="22"/>
        </w:rPr>
        <w:t>según el siguiente detalle</w:t>
      </w:r>
      <w:r w:rsidR="000A44D5">
        <w:rPr>
          <w:rFonts w:ascii="Calibri" w:hAnsi="Calibri"/>
          <w:sz w:val="22"/>
          <w:szCs w:val="22"/>
        </w:rPr>
        <w:t>:</w:t>
      </w:r>
    </w:p>
    <w:tbl>
      <w:tblPr>
        <w:tblW w:w="5634" w:type="dxa"/>
        <w:tblInd w:w="740" w:type="dxa"/>
        <w:tblLayout w:type="fixed"/>
        <w:tblCellMar>
          <w:left w:w="70" w:type="dxa"/>
          <w:right w:w="70" w:type="dxa"/>
        </w:tblCellMar>
        <w:tblLook w:val="04A0" w:firstRow="1" w:lastRow="0" w:firstColumn="1" w:lastColumn="0" w:noHBand="0" w:noVBand="1"/>
      </w:tblPr>
      <w:tblGrid>
        <w:gridCol w:w="956"/>
        <w:gridCol w:w="1134"/>
        <w:gridCol w:w="3544"/>
      </w:tblGrid>
      <w:tr w:rsidR="009D5775" w:rsidRPr="00B151A9" w14:paraId="11474914" w14:textId="77777777" w:rsidTr="00FA4579">
        <w:trPr>
          <w:trHeight w:val="300"/>
        </w:trPr>
        <w:tc>
          <w:tcPr>
            <w:tcW w:w="95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761292D" w14:textId="77777777" w:rsidR="009D5775" w:rsidRPr="00FA4579" w:rsidRDefault="009D5775"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Cuotas</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center"/>
          </w:tcPr>
          <w:p w14:paraId="75757B89" w14:textId="77777777" w:rsidR="009D5775" w:rsidRPr="00FA4579" w:rsidRDefault="009D5775"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Total Cuota</w:t>
            </w:r>
          </w:p>
          <w:p w14:paraId="37112EF5" w14:textId="77777777" w:rsidR="009D5775" w:rsidRPr="00FA4579" w:rsidRDefault="00FA4579"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UF</w:t>
            </w:r>
          </w:p>
        </w:tc>
        <w:tc>
          <w:tcPr>
            <w:tcW w:w="3544" w:type="dxa"/>
            <w:tcBorders>
              <w:top w:val="single" w:sz="4" w:space="0" w:color="auto"/>
              <w:left w:val="nil"/>
              <w:bottom w:val="single" w:sz="4" w:space="0" w:color="auto"/>
              <w:right w:val="single" w:sz="4" w:space="0" w:color="auto"/>
            </w:tcBorders>
            <w:shd w:val="clear" w:color="auto" w:fill="FFFFFF" w:themeFill="background1"/>
            <w:noWrap/>
            <w:vAlign w:val="center"/>
          </w:tcPr>
          <w:p w14:paraId="29432DF8" w14:textId="77777777" w:rsidR="009D5775" w:rsidRPr="00FA4579" w:rsidRDefault="009D5775"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Observación</w:t>
            </w:r>
            <w:r w:rsidR="00B151A9" w:rsidRPr="00FA4579">
              <w:rPr>
                <w:rFonts w:asciiTheme="minorHAnsi" w:hAnsiTheme="minorHAnsi"/>
                <w:b/>
                <w:bCs/>
                <w:sz w:val="20"/>
                <w:szCs w:val="22"/>
                <w:lang w:val="es-ES" w:eastAsia="es-ES"/>
              </w:rPr>
              <w:t xml:space="preserve"> Entregables</w:t>
            </w:r>
          </w:p>
        </w:tc>
      </w:tr>
      <w:tr w:rsidR="009D5775" w:rsidRPr="00B151A9" w14:paraId="12DC661D" w14:textId="77777777" w:rsidTr="00FA4579">
        <w:trPr>
          <w:trHeight w:val="300"/>
        </w:trPr>
        <w:tc>
          <w:tcPr>
            <w:tcW w:w="95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6CB50C4" w14:textId="77777777" w:rsidR="009D5775" w:rsidRPr="00FA4579" w:rsidRDefault="00FA4579"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Cuota 1</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70E65A7F" w14:textId="77777777" w:rsidR="009D5775" w:rsidRPr="00FA4579" w:rsidRDefault="00DE631D"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975,3</w:t>
            </w:r>
          </w:p>
        </w:tc>
        <w:tc>
          <w:tcPr>
            <w:tcW w:w="3544" w:type="dxa"/>
            <w:tcBorders>
              <w:top w:val="single" w:sz="4" w:space="0" w:color="auto"/>
              <w:left w:val="nil"/>
              <w:bottom w:val="single" w:sz="4" w:space="0" w:color="auto"/>
              <w:right w:val="single" w:sz="4" w:space="0" w:color="auto"/>
            </w:tcBorders>
            <w:shd w:val="clear" w:color="auto" w:fill="FFFFFF" w:themeFill="background1"/>
            <w:noWrap/>
            <w:vAlign w:val="bottom"/>
          </w:tcPr>
          <w:p w14:paraId="502ABE89" w14:textId="5A78D29C" w:rsidR="009D5775" w:rsidRPr="00FA4579" w:rsidRDefault="00FA4579" w:rsidP="00162DF3">
            <w:pPr>
              <w:rPr>
                <w:rFonts w:asciiTheme="minorHAnsi" w:hAnsiTheme="minorHAnsi"/>
                <w:bCs/>
                <w:sz w:val="20"/>
                <w:szCs w:val="22"/>
                <w:lang w:val="es-ES" w:eastAsia="es-ES"/>
              </w:rPr>
            </w:pPr>
            <w:r w:rsidRPr="00FA4579">
              <w:rPr>
                <w:rFonts w:asciiTheme="minorHAnsi" w:hAnsiTheme="minorHAnsi"/>
                <w:bCs/>
                <w:sz w:val="20"/>
                <w:szCs w:val="22"/>
                <w:lang w:val="es-ES" w:eastAsia="es-ES"/>
              </w:rPr>
              <w:t>Contra aceptación Duoc de la planificación del proyecto</w:t>
            </w:r>
            <w:r w:rsidR="00E408C5">
              <w:rPr>
                <w:rFonts w:asciiTheme="minorHAnsi" w:hAnsiTheme="minorHAnsi"/>
                <w:bCs/>
                <w:sz w:val="20"/>
                <w:szCs w:val="22"/>
                <w:lang w:val="es-ES" w:eastAsia="es-ES"/>
              </w:rPr>
              <w:t xml:space="preserve"> (29.01.2016)</w:t>
            </w:r>
          </w:p>
        </w:tc>
      </w:tr>
      <w:tr w:rsidR="009D5775" w:rsidRPr="00B151A9" w14:paraId="10E3D5AE" w14:textId="77777777" w:rsidTr="00FA4579">
        <w:trPr>
          <w:trHeight w:val="300"/>
        </w:trPr>
        <w:tc>
          <w:tcPr>
            <w:tcW w:w="95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C461FEF" w14:textId="77777777" w:rsidR="009D5775" w:rsidRPr="00FA4579" w:rsidRDefault="009D5775"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Cuota 2</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1943CC8C" w14:textId="77777777" w:rsidR="009D5775" w:rsidRPr="00FA4579" w:rsidRDefault="00DE631D"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203,2</w:t>
            </w:r>
          </w:p>
        </w:tc>
        <w:tc>
          <w:tcPr>
            <w:tcW w:w="3544" w:type="dxa"/>
            <w:tcBorders>
              <w:top w:val="single" w:sz="4" w:space="0" w:color="auto"/>
              <w:left w:val="nil"/>
              <w:bottom w:val="single" w:sz="4" w:space="0" w:color="auto"/>
              <w:right w:val="single" w:sz="4" w:space="0" w:color="auto"/>
            </w:tcBorders>
            <w:shd w:val="clear" w:color="auto" w:fill="FFFFFF" w:themeFill="background1"/>
            <w:noWrap/>
            <w:vAlign w:val="bottom"/>
          </w:tcPr>
          <w:p w14:paraId="590ADD97" w14:textId="7D7DA49E" w:rsidR="009D5775" w:rsidRPr="00FA4579" w:rsidRDefault="00FA4579" w:rsidP="00162DF3">
            <w:pPr>
              <w:rPr>
                <w:rFonts w:asciiTheme="minorHAnsi" w:hAnsiTheme="minorHAnsi"/>
                <w:b/>
                <w:bCs/>
                <w:sz w:val="20"/>
                <w:szCs w:val="22"/>
                <w:lang w:val="es-ES" w:eastAsia="es-ES"/>
              </w:rPr>
            </w:pPr>
            <w:r w:rsidRPr="00FA4579">
              <w:rPr>
                <w:rFonts w:asciiTheme="minorHAnsi" w:hAnsiTheme="minorHAnsi"/>
                <w:bCs/>
                <w:sz w:val="20"/>
                <w:szCs w:val="22"/>
              </w:rPr>
              <w:t>Contra aceptación del Diseño de la solución</w:t>
            </w:r>
            <w:r w:rsidR="00E408C5">
              <w:rPr>
                <w:rFonts w:asciiTheme="minorHAnsi" w:hAnsiTheme="minorHAnsi"/>
                <w:bCs/>
                <w:sz w:val="20"/>
                <w:szCs w:val="22"/>
              </w:rPr>
              <w:t xml:space="preserve"> (21.04.2016)</w:t>
            </w:r>
          </w:p>
        </w:tc>
      </w:tr>
      <w:tr w:rsidR="009D5775" w:rsidRPr="00B151A9" w14:paraId="440D9994" w14:textId="77777777" w:rsidTr="00FA4579">
        <w:trPr>
          <w:trHeight w:val="300"/>
        </w:trPr>
        <w:tc>
          <w:tcPr>
            <w:tcW w:w="95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F89364D" w14:textId="77777777" w:rsidR="009D5775" w:rsidRPr="00FA4579" w:rsidRDefault="009D5775"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Cuota 3</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1DF4E365" w14:textId="77777777" w:rsidR="009D5775" w:rsidRPr="00FA4579" w:rsidRDefault="00DE631D"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447</w:t>
            </w:r>
          </w:p>
        </w:tc>
        <w:tc>
          <w:tcPr>
            <w:tcW w:w="3544" w:type="dxa"/>
            <w:tcBorders>
              <w:top w:val="single" w:sz="4" w:space="0" w:color="auto"/>
              <w:left w:val="nil"/>
              <w:bottom w:val="single" w:sz="4" w:space="0" w:color="auto"/>
              <w:right w:val="single" w:sz="4" w:space="0" w:color="auto"/>
            </w:tcBorders>
            <w:shd w:val="clear" w:color="auto" w:fill="FFFFFF" w:themeFill="background1"/>
            <w:noWrap/>
            <w:vAlign w:val="bottom"/>
          </w:tcPr>
          <w:p w14:paraId="56C44EBD" w14:textId="3F6B5812" w:rsidR="009D5775" w:rsidRPr="00FA4579" w:rsidRDefault="00FA4579" w:rsidP="00162DF3">
            <w:pPr>
              <w:rPr>
                <w:rFonts w:asciiTheme="minorHAnsi" w:hAnsiTheme="minorHAnsi"/>
                <w:b/>
                <w:bCs/>
                <w:sz w:val="20"/>
                <w:szCs w:val="22"/>
                <w:lang w:val="es-ES" w:eastAsia="es-ES"/>
              </w:rPr>
            </w:pPr>
            <w:r w:rsidRPr="00FA4579">
              <w:rPr>
                <w:rFonts w:asciiTheme="minorHAnsi" w:hAnsiTheme="minorHAnsi"/>
                <w:sz w:val="20"/>
                <w:szCs w:val="22"/>
              </w:rPr>
              <w:t>Contra aceptación Duoc</w:t>
            </w:r>
            <w:r w:rsidR="00E408C5">
              <w:rPr>
                <w:rFonts w:asciiTheme="minorHAnsi" w:hAnsiTheme="minorHAnsi"/>
                <w:sz w:val="20"/>
                <w:szCs w:val="22"/>
              </w:rPr>
              <w:t xml:space="preserve"> del Desarrollo y Certificación (05.07.2016</w:t>
            </w:r>
            <w:r w:rsidR="00014459">
              <w:rPr>
                <w:rFonts w:asciiTheme="minorHAnsi" w:hAnsiTheme="minorHAnsi"/>
                <w:sz w:val="20"/>
                <w:szCs w:val="22"/>
              </w:rPr>
              <w:t>)</w:t>
            </w:r>
            <w:bookmarkStart w:id="2" w:name="_GoBack"/>
            <w:bookmarkEnd w:id="2"/>
          </w:p>
        </w:tc>
      </w:tr>
      <w:tr w:rsidR="00DE631D" w:rsidRPr="00B151A9" w14:paraId="286076DA" w14:textId="77777777" w:rsidTr="00FA4579">
        <w:trPr>
          <w:trHeight w:val="300"/>
        </w:trPr>
        <w:tc>
          <w:tcPr>
            <w:tcW w:w="95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8C99257" w14:textId="77777777" w:rsidR="00DE631D" w:rsidRPr="00FA4579" w:rsidRDefault="00DE631D"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Cuota 4</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47FFE9B3" w14:textId="77777777" w:rsidR="00DE631D" w:rsidRPr="00FA4579" w:rsidRDefault="00DE631D"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203,2</w:t>
            </w:r>
          </w:p>
        </w:tc>
        <w:tc>
          <w:tcPr>
            <w:tcW w:w="3544" w:type="dxa"/>
            <w:tcBorders>
              <w:top w:val="single" w:sz="4" w:space="0" w:color="auto"/>
              <w:left w:val="nil"/>
              <w:bottom w:val="single" w:sz="4" w:space="0" w:color="auto"/>
              <w:right w:val="single" w:sz="4" w:space="0" w:color="auto"/>
            </w:tcBorders>
            <w:shd w:val="clear" w:color="auto" w:fill="FFFFFF" w:themeFill="background1"/>
            <w:noWrap/>
            <w:vAlign w:val="bottom"/>
          </w:tcPr>
          <w:p w14:paraId="3FB5468D" w14:textId="3BCFB05E" w:rsidR="00DE631D" w:rsidRPr="00FA4579" w:rsidRDefault="00FA4579" w:rsidP="00162DF3">
            <w:pPr>
              <w:rPr>
                <w:rFonts w:asciiTheme="minorHAnsi" w:hAnsiTheme="minorHAnsi"/>
                <w:sz w:val="20"/>
                <w:szCs w:val="22"/>
              </w:rPr>
            </w:pPr>
            <w:r w:rsidRPr="00FA4579">
              <w:rPr>
                <w:rFonts w:asciiTheme="minorHAnsi" w:hAnsiTheme="minorHAnsi"/>
                <w:sz w:val="20"/>
                <w:szCs w:val="22"/>
              </w:rPr>
              <w:t>Puesta en marcha (Sistema Operando en Producción)</w:t>
            </w:r>
            <w:r w:rsidR="00E408C5">
              <w:rPr>
                <w:rFonts w:asciiTheme="minorHAnsi" w:hAnsiTheme="minorHAnsi"/>
                <w:sz w:val="20"/>
                <w:szCs w:val="22"/>
              </w:rPr>
              <w:t xml:space="preserve">  (08-07.2016)</w:t>
            </w:r>
          </w:p>
        </w:tc>
      </w:tr>
      <w:tr w:rsidR="00DE631D" w:rsidRPr="00B151A9" w14:paraId="4EEA50A8" w14:textId="77777777" w:rsidTr="00FA4579">
        <w:trPr>
          <w:trHeight w:val="300"/>
        </w:trPr>
        <w:tc>
          <w:tcPr>
            <w:tcW w:w="95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7BC44B1" w14:textId="77777777" w:rsidR="00DE631D" w:rsidRPr="00FA4579" w:rsidRDefault="00DE631D"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lastRenderedPageBreak/>
              <w:t>Cuota 5</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2CA3F652" w14:textId="77777777" w:rsidR="00DE631D" w:rsidRPr="00FA4579" w:rsidRDefault="00DE631D"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203,2</w:t>
            </w:r>
          </w:p>
        </w:tc>
        <w:tc>
          <w:tcPr>
            <w:tcW w:w="3544" w:type="dxa"/>
            <w:tcBorders>
              <w:top w:val="single" w:sz="4" w:space="0" w:color="auto"/>
              <w:left w:val="nil"/>
              <w:bottom w:val="single" w:sz="4" w:space="0" w:color="auto"/>
              <w:right w:val="single" w:sz="4" w:space="0" w:color="auto"/>
            </w:tcBorders>
            <w:shd w:val="clear" w:color="auto" w:fill="FFFFFF" w:themeFill="background1"/>
            <w:noWrap/>
            <w:vAlign w:val="bottom"/>
          </w:tcPr>
          <w:p w14:paraId="292D6E39" w14:textId="0E5488E7" w:rsidR="00DE631D" w:rsidRPr="00FA4579" w:rsidRDefault="00FA4579" w:rsidP="00162DF3">
            <w:pPr>
              <w:rPr>
                <w:rFonts w:asciiTheme="minorHAnsi" w:hAnsiTheme="minorHAnsi"/>
                <w:sz w:val="20"/>
                <w:szCs w:val="22"/>
              </w:rPr>
            </w:pPr>
            <w:r w:rsidRPr="00FA4579">
              <w:rPr>
                <w:rFonts w:asciiTheme="minorHAnsi" w:hAnsiTheme="minorHAnsi"/>
                <w:sz w:val="20"/>
                <w:szCs w:val="22"/>
              </w:rPr>
              <w:t>Recepción final del proyecto por parte del cliente (1 mes en ambiente productivo)</w:t>
            </w:r>
            <w:r w:rsidR="00E408C5">
              <w:rPr>
                <w:rFonts w:asciiTheme="minorHAnsi" w:hAnsiTheme="minorHAnsi"/>
                <w:sz w:val="20"/>
                <w:szCs w:val="22"/>
              </w:rPr>
              <w:t xml:space="preserve"> (08.08.2016)</w:t>
            </w:r>
          </w:p>
        </w:tc>
      </w:tr>
      <w:tr w:rsidR="009D5775" w:rsidRPr="006C3175" w14:paraId="24A7824A" w14:textId="77777777" w:rsidTr="00FA4579">
        <w:trPr>
          <w:trHeight w:val="300"/>
        </w:trPr>
        <w:tc>
          <w:tcPr>
            <w:tcW w:w="95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E250F9B" w14:textId="77777777" w:rsidR="009D5775" w:rsidRPr="00FA4579" w:rsidRDefault="009D5775"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Total</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3ED4673B" w14:textId="77777777" w:rsidR="009D5775" w:rsidRPr="00FA4579" w:rsidRDefault="00FA4579" w:rsidP="00162DF3">
            <w:pPr>
              <w:jc w:val="center"/>
              <w:rPr>
                <w:rFonts w:asciiTheme="minorHAnsi" w:hAnsiTheme="minorHAnsi"/>
                <w:b/>
                <w:bCs/>
                <w:sz w:val="20"/>
                <w:szCs w:val="22"/>
                <w:lang w:val="es-ES" w:eastAsia="es-ES"/>
              </w:rPr>
            </w:pPr>
            <w:r w:rsidRPr="00FA4579">
              <w:rPr>
                <w:rFonts w:asciiTheme="minorHAnsi" w:hAnsiTheme="minorHAnsi"/>
                <w:b/>
                <w:bCs/>
                <w:sz w:val="20"/>
                <w:szCs w:val="22"/>
                <w:lang w:val="es-ES" w:eastAsia="es-ES"/>
              </w:rPr>
              <w:t>2032</w:t>
            </w:r>
          </w:p>
        </w:tc>
        <w:tc>
          <w:tcPr>
            <w:tcW w:w="3544" w:type="dxa"/>
            <w:tcBorders>
              <w:top w:val="single" w:sz="4" w:space="0" w:color="auto"/>
              <w:left w:val="nil"/>
              <w:bottom w:val="single" w:sz="4" w:space="0" w:color="auto"/>
              <w:right w:val="single" w:sz="4" w:space="0" w:color="auto"/>
            </w:tcBorders>
            <w:shd w:val="clear" w:color="auto" w:fill="FFFFFF" w:themeFill="background1"/>
            <w:noWrap/>
            <w:vAlign w:val="bottom"/>
          </w:tcPr>
          <w:p w14:paraId="75890591" w14:textId="77777777" w:rsidR="009D5775" w:rsidRPr="00FA4579" w:rsidRDefault="009D5775" w:rsidP="00162DF3">
            <w:pPr>
              <w:rPr>
                <w:rFonts w:asciiTheme="minorHAnsi" w:hAnsiTheme="minorHAnsi"/>
                <w:sz w:val="20"/>
                <w:szCs w:val="22"/>
              </w:rPr>
            </w:pPr>
          </w:p>
        </w:tc>
      </w:tr>
    </w:tbl>
    <w:p w14:paraId="493E190A" w14:textId="77777777" w:rsidR="009D5775" w:rsidRDefault="009D5775" w:rsidP="003E630A">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p>
    <w:p w14:paraId="6E536B66" w14:textId="77777777" w:rsidR="009D5775" w:rsidRDefault="009D5775" w:rsidP="003E630A">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Pr>
          <w:rFonts w:ascii="Calibri" w:hAnsi="Calibri"/>
          <w:sz w:val="22"/>
          <w:szCs w:val="22"/>
        </w:rPr>
        <w:t xml:space="preserve">Los pagos serán realizados a 30 días contra recepción </w:t>
      </w:r>
      <w:r w:rsidR="0078168D">
        <w:rPr>
          <w:rFonts w:ascii="Calibri" w:hAnsi="Calibri"/>
          <w:sz w:val="22"/>
          <w:szCs w:val="22"/>
        </w:rPr>
        <w:t xml:space="preserve">conforme </w:t>
      </w:r>
      <w:r>
        <w:rPr>
          <w:rFonts w:ascii="Calibri" w:hAnsi="Calibri"/>
          <w:sz w:val="22"/>
          <w:szCs w:val="22"/>
        </w:rPr>
        <w:t>de</w:t>
      </w:r>
      <w:r w:rsidR="0078168D">
        <w:rPr>
          <w:rFonts w:ascii="Calibri" w:hAnsi="Calibri"/>
          <w:sz w:val="22"/>
          <w:szCs w:val="22"/>
        </w:rPr>
        <w:t xml:space="preserve"> la correspondiente</w:t>
      </w:r>
      <w:r>
        <w:rPr>
          <w:rFonts w:ascii="Calibri" w:hAnsi="Calibri"/>
          <w:sz w:val="22"/>
          <w:szCs w:val="22"/>
        </w:rPr>
        <w:t xml:space="preserve"> factura.</w:t>
      </w:r>
    </w:p>
    <w:p w14:paraId="114C0EEF" w14:textId="77777777" w:rsidR="0018609C" w:rsidRPr="003A55FE" w:rsidRDefault="0018609C" w:rsidP="003E630A">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shd w:val="clear" w:color="auto" w:fill="FFFFFF"/>
        </w:rPr>
      </w:pPr>
      <w:r w:rsidRPr="003A55FE">
        <w:rPr>
          <w:rFonts w:ascii="Calibri" w:hAnsi="Calibri"/>
          <w:sz w:val="22"/>
          <w:szCs w:val="22"/>
          <w:shd w:val="clear" w:color="auto" w:fill="FFFFFF"/>
        </w:rPr>
        <w:t xml:space="preserve">Para efectos de aplicación de lo dispuesto en la Ley 19.983, </w:t>
      </w:r>
      <w:r w:rsidR="00D3080D">
        <w:rPr>
          <w:rFonts w:ascii="Calibri" w:hAnsi="Calibri"/>
          <w:sz w:val="22"/>
          <w:szCs w:val="22"/>
          <w:shd w:val="clear" w:color="auto" w:fill="FFFFFF"/>
        </w:rPr>
        <w:t>Duoc UC</w:t>
      </w:r>
      <w:r w:rsidRPr="003A55FE">
        <w:rPr>
          <w:rFonts w:ascii="Calibri" w:hAnsi="Calibri"/>
          <w:sz w:val="22"/>
          <w:szCs w:val="22"/>
          <w:shd w:val="clear" w:color="auto" w:fill="FFFFFF"/>
        </w:rPr>
        <w:t xml:space="preserve"> tendrá un plazo de 30 días corridos contados desde su recepción para reclamar el contenido de la factura, en caso de que la hubiere. Si no existe ningún reclamo dentro del plazo indicado anteriormente, se entenderá que </w:t>
      </w:r>
      <w:r w:rsidR="00D3080D">
        <w:rPr>
          <w:rFonts w:ascii="Calibri" w:hAnsi="Calibri"/>
          <w:sz w:val="22"/>
          <w:szCs w:val="22"/>
          <w:shd w:val="clear" w:color="auto" w:fill="FFFFFF"/>
        </w:rPr>
        <w:t>Duoc UC</w:t>
      </w:r>
      <w:r w:rsidRPr="003A55FE">
        <w:rPr>
          <w:rFonts w:ascii="Calibri" w:hAnsi="Calibri"/>
          <w:sz w:val="22"/>
          <w:szCs w:val="22"/>
          <w:shd w:val="clear" w:color="auto" w:fill="FFFFFF"/>
        </w:rPr>
        <w:t xml:space="preserve"> acepta irrevocablemente la factura.</w:t>
      </w:r>
    </w:p>
    <w:p w14:paraId="2DE5A970" w14:textId="77777777" w:rsidR="0018609C" w:rsidRPr="003A55FE" w:rsidRDefault="0018609C" w:rsidP="003A55FE">
      <w:pPr>
        <w:pStyle w:val="Ttulo1"/>
      </w:pPr>
      <w:r w:rsidRPr="003A55FE">
        <w:t>PARTES INDEPENDIENTES Y CUMPLIMIENTO DE OBLIGACIONES LABORALES</w:t>
      </w:r>
    </w:p>
    <w:p w14:paraId="5EA1F385" w14:textId="77777777" w:rsidR="0018609C" w:rsidRPr="003A55FE" w:rsidRDefault="0018609C">
      <w:pPr>
        <w:spacing w:after="220"/>
        <w:jc w:val="both"/>
        <w:rPr>
          <w:rFonts w:ascii="Calibri" w:hAnsi="Calibri"/>
          <w:sz w:val="22"/>
          <w:szCs w:val="22"/>
        </w:rPr>
      </w:pPr>
      <w:r w:rsidRPr="003A55FE">
        <w:rPr>
          <w:rFonts w:ascii="Calibri" w:hAnsi="Calibri"/>
          <w:sz w:val="22"/>
          <w:szCs w:val="22"/>
          <w:shd w:val="clear" w:color="auto" w:fill="FFFFFF"/>
        </w:rPr>
        <w:t xml:space="preserve">El Prestador del Servicio declara trabajar de forma independiente para varios clientes. En atención a lo anterior, éste deja expresa constancia de que entre éste y </w:t>
      </w:r>
      <w:r w:rsidR="00D3080D">
        <w:rPr>
          <w:rFonts w:ascii="Calibri" w:hAnsi="Calibri"/>
          <w:sz w:val="22"/>
          <w:szCs w:val="22"/>
          <w:shd w:val="clear" w:color="auto" w:fill="FFFFFF"/>
        </w:rPr>
        <w:t>Duoc UC</w:t>
      </w:r>
      <w:r w:rsidRPr="003A55FE">
        <w:rPr>
          <w:rFonts w:ascii="Calibri" w:hAnsi="Calibri"/>
          <w:sz w:val="22"/>
          <w:szCs w:val="22"/>
          <w:shd w:val="clear" w:color="auto" w:fill="FFFFFF"/>
        </w:rPr>
        <w:t xml:space="preserve"> no existe una relación de subordinación y dependencia que implique una relación laboral.</w:t>
      </w:r>
    </w:p>
    <w:p w14:paraId="06081A40" w14:textId="77777777" w:rsidR="0018609C" w:rsidRPr="003A55FE" w:rsidRDefault="00D3080D">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Pr>
          <w:rFonts w:ascii="Calibri" w:hAnsi="Calibri"/>
          <w:sz w:val="22"/>
          <w:szCs w:val="22"/>
        </w:rPr>
        <w:t>Duoc UC</w:t>
      </w:r>
      <w:r w:rsidR="0018609C" w:rsidRPr="003A55FE">
        <w:rPr>
          <w:rFonts w:ascii="Calibri" w:hAnsi="Calibri"/>
          <w:sz w:val="22"/>
          <w:szCs w:val="22"/>
        </w:rPr>
        <w:t xml:space="preserve"> no tendrá vínculo laboral de ninguna especie con el personal del Prestador del Servicio que preste sus servicios para dar cumplimiento al presente </w:t>
      </w:r>
      <w:r w:rsidR="00F612EE" w:rsidRPr="003A55FE">
        <w:rPr>
          <w:rFonts w:ascii="Calibri" w:hAnsi="Calibri"/>
          <w:sz w:val="22"/>
          <w:szCs w:val="22"/>
        </w:rPr>
        <w:t>C</w:t>
      </w:r>
      <w:r w:rsidR="0018609C" w:rsidRPr="003A55FE">
        <w:rPr>
          <w:rFonts w:ascii="Calibri" w:hAnsi="Calibri"/>
          <w:sz w:val="22"/>
          <w:szCs w:val="22"/>
        </w:rPr>
        <w:t xml:space="preserve">ontrato. En consecuencia, </w:t>
      </w:r>
      <w:r>
        <w:rPr>
          <w:rFonts w:ascii="Calibri" w:hAnsi="Calibri"/>
          <w:sz w:val="22"/>
          <w:szCs w:val="22"/>
        </w:rPr>
        <w:t>Duoc UC</w:t>
      </w:r>
      <w:r w:rsidR="0018609C" w:rsidRPr="003A55FE">
        <w:rPr>
          <w:rFonts w:ascii="Calibri" w:hAnsi="Calibri"/>
          <w:sz w:val="22"/>
          <w:szCs w:val="22"/>
        </w:rPr>
        <w:t xml:space="preserve"> no se hace responsable del pago de las remuneraciones, cotizaciones de seguridad social, retenciones de impuestos, descuentos legales de cualquier clase, accidentes del trabajo o enfermedades profesionales, u otros conceptos que se deriven de la relación laboral y previsional que exista entre el Prestador de Servicio y sus dependientes.</w:t>
      </w:r>
    </w:p>
    <w:p w14:paraId="7FE3B00F"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A fin de acreditar el íntegro y oportuno cumplimiento de tales obligaciones, la empresa deberá presentar a </w:t>
      </w:r>
      <w:r w:rsidR="00D3080D">
        <w:rPr>
          <w:rFonts w:ascii="Calibri" w:hAnsi="Calibri"/>
          <w:sz w:val="22"/>
          <w:szCs w:val="22"/>
        </w:rPr>
        <w:t>Duoc UC</w:t>
      </w:r>
      <w:r w:rsidRPr="003A55FE">
        <w:rPr>
          <w:rFonts w:ascii="Calibri" w:hAnsi="Calibri"/>
          <w:sz w:val="22"/>
          <w:szCs w:val="22"/>
        </w:rPr>
        <w:t xml:space="preserve"> certificados otorgados por la Inspección del Trabajo</w:t>
      </w:r>
      <w:r w:rsidR="00F612EE" w:rsidRPr="003A55FE">
        <w:rPr>
          <w:rFonts w:ascii="Calibri" w:hAnsi="Calibri"/>
          <w:sz w:val="22"/>
          <w:szCs w:val="22"/>
        </w:rPr>
        <w:t xml:space="preserve"> </w:t>
      </w:r>
      <w:r w:rsidRPr="003A55FE">
        <w:rPr>
          <w:rFonts w:ascii="Calibri" w:hAnsi="Calibri"/>
          <w:sz w:val="22"/>
          <w:szCs w:val="22"/>
        </w:rPr>
        <w:t xml:space="preserve">(F30-1) que acrediten encontrarse al día con las normas laborales y previsionales. Este certificado deberá ser enviado mensualmente junto con la factura, o cuando </w:t>
      </w:r>
      <w:r w:rsidR="00D3080D">
        <w:rPr>
          <w:rFonts w:ascii="Calibri" w:hAnsi="Calibri"/>
          <w:sz w:val="22"/>
          <w:szCs w:val="22"/>
        </w:rPr>
        <w:t>Duoc UC</w:t>
      </w:r>
      <w:r w:rsidRPr="003A55FE">
        <w:rPr>
          <w:rFonts w:ascii="Calibri" w:hAnsi="Calibri"/>
          <w:sz w:val="22"/>
          <w:szCs w:val="22"/>
        </w:rPr>
        <w:t xml:space="preserve"> lo solicite, como requisito previo para los pagos que </w:t>
      </w:r>
      <w:r w:rsidR="00D3080D">
        <w:rPr>
          <w:rFonts w:ascii="Calibri" w:hAnsi="Calibri"/>
          <w:sz w:val="22"/>
          <w:szCs w:val="22"/>
        </w:rPr>
        <w:t>Duoc UC</w:t>
      </w:r>
      <w:r w:rsidRPr="003A55FE">
        <w:rPr>
          <w:rFonts w:ascii="Calibri" w:hAnsi="Calibri"/>
          <w:sz w:val="22"/>
          <w:szCs w:val="22"/>
        </w:rPr>
        <w:t xml:space="preserve"> deba realizar por la prestación de los servicios contratados en virtud del Contrato.</w:t>
      </w:r>
    </w:p>
    <w:p w14:paraId="5CE63319"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En caso que el Prestador del Servicio no acreditare oportunamente el cumplimiento íntegro de las obligaciones laborales y previsionales en la forma señalada, así como cuando </w:t>
      </w:r>
      <w:r w:rsidR="00D3080D">
        <w:rPr>
          <w:rFonts w:ascii="Calibri" w:hAnsi="Calibri"/>
          <w:sz w:val="22"/>
          <w:szCs w:val="22"/>
        </w:rPr>
        <w:t>Duoc UC</w:t>
      </w:r>
      <w:r w:rsidRPr="003A55FE">
        <w:rPr>
          <w:rFonts w:ascii="Calibri" w:hAnsi="Calibri"/>
          <w:sz w:val="22"/>
          <w:szCs w:val="22"/>
        </w:rPr>
        <w:t xml:space="preserve"> fuere demandado solidaria o subsidiariamente conforme a lo previsto en el Código de Trabajo, </w:t>
      </w:r>
      <w:r w:rsidR="00D3080D">
        <w:rPr>
          <w:rFonts w:ascii="Calibri" w:hAnsi="Calibri"/>
          <w:sz w:val="22"/>
          <w:szCs w:val="22"/>
        </w:rPr>
        <w:t>Duoc UC</w:t>
      </w:r>
      <w:r w:rsidRPr="003A55FE">
        <w:rPr>
          <w:rFonts w:ascii="Calibri" w:hAnsi="Calibri"/>
          <w:sz w:val="22"/>
          <w:szCs w:val="22"/>
        </w:rPr>
        <w:t xml:space="preserve"> podrá retener de las obligaciones que tenga a favor de la empresa, el monto de que es responsable solidaria o subsidiariamente, pudiendo incluso pagar por subrogación al trabajador o institución previsional acreedora que corresponda. Asimismo, incumplimientos reiterados de las obligaciones laborales y previsionales, constituirán causa suficiente para que </w:t>
      </w:r>
      <w:r w:rsidR="00D3080D">
        <w:rPr>
          <w:rFonts w:ascii="Calibri" w:hAnsi="Calibri"/>
          <w:sz w:val="22"/>
          <w:szCs w:val="22"/>
        </w:rPr>
        <w:t>Duoc UC</w:t>
      </w:r>
      <w:r w:rsidRPr="003A55FE">
        <w:rPr>
          <w:rFonts w:ascii="Calibri" w:hAnsi="Calibri"/>
          <w:sz w:val="22"/>
          <w:szCs w:val="22"/>
        </w:rPr>
        <w:t xml:space="preserve"> ejecute la Garantía por Fiel Cumplimiento </w:t>
      </w:r>
      <w:r w:rsidRPr="00B056FA">
        <w:rPr>
          <w:rFonts w:ascii="Calibri" w:hAnsi="Calibri"/>
          <w:sz w:val="22"/>
          <w:szCs w:val="22"/>
        </w:rPr>
        <w:t>pactada en el Contrato.</w:t>
      </w:r>
    </w:p>
    <w:p w14:paraId="06432578"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Para el evento que por decisión judicial o administrativa se resuelva que algún trabajador de la empresa estuvo vinculado laboralmente a </w:t>
      </w:r>
      <w:r w:rsidR="00D3080D">
        <w:rPr>
          <w:rFonts w:ascii="Calibri" w:hAnsi="Calibri"/>
          <w:sz w:val="22"/>
          <w:szCs w:val="22"/>
        </w:rPr>
        <w:t>Duoc UC</w:t>
      </w:r>
      <w:r w:rsidRPr="003A55FE">
        <w:rPr>
          <w:rFonts w:ascii="Calibri" w:hAnsi="Calibri"/>
          <w:sz w:val="22"/>
          <w:szCs w:val="22"/>
        </w:rPr>
        <w:t xml:space="preserve"> en alguna forma, el monto que implique la demanda o la reclamación, multas y demás accesorios serán de cargo de la empresa Adjudicataria, así como cualquier otro pago que correspondiere efectuar.</w:t>
      </w:r>
    </w:p>
    <w:p w14:paraId="590128D6"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Ningún trabajador del Prestador del Servicio enviado a una dependencia de </w:t>
      </w:r>
      <w:r w:rsidR="00D3080D">
        <w:rPr>
          <w:rFonts w:ascii="Calibri" w:hAnsi="Calibri"/>
          <w:sz w:val="22"/>
          <w:szCs w:val="22"/>
        </w:rPr>
        <w:t>Duoc UC</w:t>
      </w:r>
      <w:r w:rsidRPr="003A55FE">
        <w:rPr>
          <w:rFonts w:ascii="Calibri" w:hAnsi="Calibri"/>
          <w:sz w:val="22"/>
          <w:szCs w:val="22"/>
        </w:rPr>
        <w:t xml:space="preserve"> u otra que </w:t>
      </w:r>
      <w:r w:rsidR="00D3080D">
        <w:rPr>
          <w:rFonts w:ascii="Calibri" w:hAnsi="Calibri"/>
          <w:sz w:val="22"/>
          <w:szCs w:val="22"/>
        </w:rPr>
        <w:t>Duoc UC</w:t>
      </w:r>
      <w:r w:rsidRPr="003A55FE">
        <w:rPr>
          <w:rFonts w:ascii="Calibri" w:hAnsi="Calibri"/>
          <w:sz w:val="22"/>
          <w:szCs w:val="22"/>
        </w:rPr>
        <w:t xml:space="preserve"> requiera, podrá ejecutar labor alguna sin que previamente acompañe y entregue una copia del contrato de trabajo que le une con el Prestador del Servicio.</w:t>
      </w:r>
    </w:p>
    <w:p w14:paraId="1C887515"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lastRenderedPageBreak/>
        <w:t xml:space="preserve">El Prestador del Servicio comunicará a </w:t>
      </w:r>
      <w:r w:rsidR="00D3080D">
        <w:rPr>
          <w:rFonts w:ascii="Calibri" w:hAnsi="Calibri"/>
          <w:sz w:val="22"/>
          <w:szCs w:val="22"/>
        </w:rPr>
        <w:t>Duoc UC</w:t>
      </w:r>
      <w:r w:rsidRPr="003A55FE">
        <w:rPr>
          <w:rFonts w:ascii="Calibri" w:hAnsi="Calibri"/>
          <w:sz w:val="22"/>
          <w:szCs w:val="22"/>
        </w:rPr>
        <w:t xml:space="preserve"> en forma oportuna cuando se produzca la desvinculación de alguno de sus trabajadores, para que éste pueda aplicar las medidas de seguridad pertinentes; por otra parte, deberá enviarle una copia del finiquito correspondiente al Administrador del Contrato o Responsable de Proyecto en </w:t>
      </w:r>
      <w:r w:rsidR="00D3080D">
        <w:rPr>
          <w:rFonts w:ascii="Calibri" w:hAnsi="Calibri"/>
          <w:sz w:val="22"/>
          <w:szCs w:val="22"/>
        </w:rPr>
        <w:t>Duoc UC</w:t>
      </w:r>
      <w:r w:rsidRPr="003A55FE">
        <w:rPr>
          <w:rFonts w:ascii="Calibri" w:hAnsi="Calibri"/>
          <w:sz w:val="22"/>
          <w:szCs w:val="22"/>
        </w:rPr>
        <w:t>.</w:t>
      </w:r>
    </w:p>
    <w:p w14:paraId="3A006A37"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El Prestador del Servicio deberá considerar, para todos los trabajadores que designe para la ejecución de los trabajos encomendados en dependencias de </w:t>
      </w:r>
      <w:r w:rsidR="00D3080D">
        <w:rPr>
          <w:rFonts w:ascii="Calibri" w:hAnsi="Calibri"/>
          <w:sz w:val="22"/>
          <w:szCs w:val="22"/>
        </w:rPr>
        <w:t>Duoc UC</w:t>
      </w:r>
      <w:r w:rsidRPr="003A55FE">
        <w:rPr>
          <w:rFonts w:ascii="Calibri" w:hAnsi="Calibri"/>
          <w:sz w:val="22"/>
          <w:szCs w:val="22"/>
        </w:rPr>
        <w:t xml:space="preserve">, que éstos se presenten de acuerdo a la naturaleza del cargo y con tarjeta de identificación otorgada por la empresa, la que deberán portar a la vista durante todo el tiempo que permanezca en el interior de las dependencias de </w:t>
      </w:r>
      <w:r w:rsidR="00D3080D">
        <w:rPr>
          <w:rFonts w:ascii="Calibri" w:hAnsi="Calibri"/>
          <w:sz w:val="22"/>
          <w:szCs w:val="22"/>
        </w:rPr>
        <w:t>Duoc UC</w:t>
      </w:r>
      <w:r w:rsidRPr="003A55FE">
        <w:rPr>
          <w:rFonts w:ascii="Calibri" w:hAnsi="Calibri"/>
          <w:sz w:val="22"/>
          <w:szCs w:val="22"/>
        </w:rPr>
        <w:t>.</w:t>
      </w:r>
    </w:p>
    <w:p w14:paraId="3CF793AD"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Será de responsabilidad exclusiva del Prestador del Servicio supervisar mediante sus propios supervisores, a los trabajadores a que recurra para la prestación de los servicios los que deberán encontrarse en el lugar en que se prestan los servicios y recibirán todas las observaciones que respecto de la prestación de los servicios que se le hagan llegar.</w:t>
      </w:r>
    </w:p>
    <w:p w14:paraId="00E92992"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Es obligación del Prestador del Servicio mantener periódicamente actualizada la información de vigencia de su personal que presta servicios a </w:t>
      </w:r>
      <w:r w:rsidR="00D3080D">
        <w:rPr>
          <w:rFonts w:ascii="Calibri" w:hAnsi="Calibri"/>
          <w:sz w:val="22"/>
          <w:szCs w:val="22"/>
        </w:rPr>
        <w:t>Duoc UC</w:t>
      </w:r>
      <w:r w:rsidRPr="003A55FE">
        <w:rPr>
          <w:rFonts w:ascii="Calibri" w:hAnsi="Calibri"/>
          <w:sz w:val="22"/>
          <w:szCs w:val="22"/>
        </w:rPr>
        <w:t>; cualquier problema que se produzca por el incumplimiento de esta norma, será de exclusiva responsabilidad del Prestador del Servicio  y éste no tendrá derecho a reclamo alguno.</w:t>
      </w:r>
    </w:p>
    <w:p w14:paraId="0BEC71BA"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En caso de pérdida, extravíos, hurtos, etc., en que comprobadamente haya participado personal del Prestador del Servicio, </w:t>
      </w:r>
      <w:r w:rsidR="00D3080D">
        <w:rPr>
          <w:rFonts w:ascii="Calibri" w:hAnsi="Calibri"/>
          <w:sz w:val="22"/>
          <w:szCs w:val="22"/>
        </w:rPr>
        <w:t>Duoc UC</w:t>
      </w:r>
      <w:r w:rsidRPr="003A55FE">
        <w:rPr>
          <w:rFonts w:ascii="Calibri" w:hAnsi="Calibri"/>
          <w:sz w:val="22"/>
          <w:szCs w:val="22"/>
        </w:rPr>
        <w:t xml:space="preserve"> descontará el valor de la reposición de los bienes faltantes en la facturación mensual más cercana.</w:t>
      </w:r>
    </w:p>
    <w:p w14:paraId="08D39C14"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Los trabajadores que ocupe el Prestador del Servicio, cuando se encuentren en dependencias de </w:t>
      </w:r>
      <w:r w:rsidR="00D3080D">
        <w:rPr>
          <w:rFonts w:ascii="Calibri" w:hAnsi="Calibri"/>
          <w:sz w:val="22"/>
          <w:szCs w:val="22"/>
        </w:rPr>
        <w:t>Duoc UC</w:t>
      </w:r>
      <w:r w:rsidRPr="003A55FE">
        <w:rPr>
          <w:rFonts w:ascii="Calibri" w:hAnsi="Calibri"/>
          <w:sz w:val="22"/>
          <w:szCs w:val="22"/>
        </w:rPr>
        <w:t xml:space="preserve">, estarán obligados a respetar y dar cumplimiento a las normas contempladas en el Reglamento Interno de Orden, Higiene y Seguridad de </w:t>
      </w:r>
      <w:r w:rsidR="00D3080D">
        <w:rPr>
          <w:rFonts w:ascii="Calibri" w:hAnsi="Calibri"/>
          <w:sz w:val="22"/>
          <w:szCs w:val="22"/>
        </w:rPr>
        <w:t>Duoc UC</w:t>
      </w:r>
      <w:r w:rsidRPr="003A55FE">
        <w:rPr>
          <w:rFonts w:ascii="Calibri" w:hAnsi="Calibri"/>
          <w:sz w:val="22"/>
          <w:szCs w:val="22"/>
        </w:rPr>
        <w:t xml:space="preserve"> y demás disposiciones e instrucciones que imparta a sus trabajadores, que les sean aplicables.</w:t>
      </w:r>
    </w:p>
    <w:p w14:paraId="39177063"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En caso que </w:t>
      </w:r>
      <w:r w:rsidR="00D3080D">
        <w:rPr>
          <w:rFonts w:ascii="Calibri" w:hAnsi="Calibri"/>
          <w:sz w:val="22"/>
          <w:szCs w:val="22"/>
        </w:rPr>
        <w:t>Duoc UC</w:t>
      </w:r>
      <w:r w:rsidRPr="003A55FE">
        <w:rPr>
          <w:rFonts w:ascii="Calibri" w:hAnsi="Calibri"/>
          <w:sz w:val="22"/>
          <w:szCs w:val="22"/>
        </w:rPr>
        <w:t xml:space="preserve">, conforme a lo establecido en esta cláusula, se vea obligado al pago de cualquier suma y por cualquier concepto, derivada de la potencial responsabilidad que solidaria o subsidiariamente le corresponda respecto de los trabajadores del Prestador del Servicio o de un contratista de aquél, si dicha modalidad es autorizada, el Prestador del Servicio tendrá un plazo de 10 días hábiles para restituir dicha suma a </w:t>
      </w:r>
      <w:r w:rsidR="00D3080D">
        <w:rPr>
          <w:rFonts w:ascii="Calibri" w:hAnsi="Calibri"/>
          <w:sz w:val="22"/>
          <w:szCs w:val="22"/>
        </w:rPr>
        <w:t>Duoc UC</w:t>
      </w:r>
      <w:r w:rsidRPr="003A55FE">
        <w:rPr>
          <w:rFonts w:ascii="Calibri" w:hAnsi="Calibri"/>
          <w:sz w:val="22"/>
          <w:szCs w:val="22"/>
        </w:rPr>
        <w:t xml:space="preserve">. Para el evento que el Prestador del Servicio no restituya la suma antes indicada en el plazo citado, </w:t>
      </w:r>
      <w:r w:rsidR="00D3080D">
        <w:rPr>
          <w:rFonts w:ascii="Calibri" w:hAnsi="Calibri"/>
          <w:sz w:val="22"/>
          <w:szCs w:val="22"/>
        </w:rPr>
        <w:t>Duoc UC</w:t>
      </w:r>
      <w:r w:rsidRPr="003A55FE">
        <w:rPr>
          <w:rFonts w:ascii="Calibri" w:hAnsi="Calibri"/>
          <w:sz w:val="22"/>
          <w:szCs w:val="22"/>
        </w:rPr>
        <w:t xml:space="preserve"> quedará facultado para hacer efectiva la Boleta de garantía </w:t>
      </w:r>
      <w:r w:rsidR="00F63153">
        <w:rPr>
          <w:rFonts w:ascii="Calibri" w:hAnsi="Calibri"/>
          <w:sz w:val="22"/>
          <w:szCs w:val="22"/>
        </w:rPr>
        <w:t xml:space="preserve">por el fiel cumplimiento del contrato </w:t>
      </w:r>
      <w:r w:rsidRPr="003A55FE">
        <w:rPr>
          <w:rFonts w:ascii="Calibri" w:hAnsi="Calibri"/>
          <w:sz w:val="22"/>
          <w:szCs w:val="22"/>
        </w:rPr>
        <w:t>y hacerse pago con cargo a ella, de los montos íntegros que hubiera debido desembolsar, incluyendo intereses, multas y costas si las hubiere, en cuyo caso el Prestador del Servicio tendrá un plazo de 10 días hábiles bancarios para reintegrar al Banco la citada Boleta de garantía.</w:t>
      </w:r>
    </w:p>
    <w:p w14:paraId="533F623D" w14:textId="77777777" w:rsidR="0018609C" w:rsidRPr="003A55FE" w:rsidRDefault="0018609C" w:rsidP="003A55FE">
      <w:pPr>
        <w:pStyle w:val="Ttulo1"/>
      </w:pPr>
      <w:r w:rsidRPr="003A55FE">
        <w:t xml:space="preserve">VIGENCIA DEL CONTRATO </w:t>
      </w:r>
    </w:p>
    <w:p w14:paraId="41A89F44" w14:textId="3209C3D3" w:rsidR="00B151A9" w:rsidRDefault="00731FFD" w:rsidP="00731FFD">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731FFD">
        <w:rPr>
          <w:rFonts w:ascii="Calibri" w:hAnsi="Calibri"/>
          <w:sz w:val="22"/>
          <w:szCs w:val="22"/>
        </w:rPr>
        <w:t xml:space="preserve">La vigencia del contrato, se extenderá desde la fecha </w:t>
      </w:r>
      <w:r w:rsidR="0078168D">
        <w:rPr>
          <w:rFonts w:ascii="Calibri" w:hAnsi="Calibri"/>
          <w:sz w:val="22"/>
          <w:szCs w:val="22"/>
        </w:rPr>
        <w:t xml:space="preserve">de suscripción </w:t>
      </w:r>
      <w:r w:rsidRPr="00731FFD">
        <w:rPr>
          <w:rFonts w:ascii="Calibri" w:hAnsi="Calibri"/>
          <w:sz w:val="22"/>
          <w:szCs w:val="22"/>
        </w:rPr>
        <w:t xml:space="preserve">del </w:t>
      </w:r>
      <w:r w:rsidR="0078168D">
        <w:rPr>
          <w:rFonts w:ascii="Calibri" w:hAnsi="Calibri"/>
          <w:sz w:val="22"/>
          <w:szCs w:val="22"/>
        </w:rPr>
        <w:t>mismo</w:t>
      </w:r>
      <w:r w:rsidR="0078168D">
        <w:rPr>
          <w:rFonts w:ascii="Calibri" w:hAnsi="Calibri"/>
          <w:sz w:val="22"/>
          <w:szCs w:val="22"/>
        </w:rPr>
        <w:t>,</w:t>
      </w:r>
      <w:r w:rsidRPr="00731FFD">
        <w:rPr>
          <w:rFonts w:ascii="Calibri" w:hAnsi="Calibri"/>
          <w:sz w:val="22"/>
          <w:szCs w:val="22"/>
        </w:rPr>
        <w:t xml:space="preserve"> </w:t>
      </w:r>
      <w:r w:rsidR="0078168D">
        <w:rPr>
          <w:rFonts w:ascii="Calibri" w:hAnsi="Calibri"/>
          <w:sz w:val="22"/>
          <w:szCs w:val="22"/>
        </w:rPr>
        <w:t xml:space="preserve">hasta </w:t>
      </w:r>
      <w:r w:rsidR="003040AA">
        <w:rPr>
          <w:rFonts w:asciiTheme="minorHAnsi" w:hAnsiTheme="minorHAnsi"/>
          <w:spacing w:val="-3"/>
          <w:sz w:val="22"/>
          <w:szCs w:val="22"/>
        </w:rPr>
        <w:t>el 0</w:t>
      </w:r>
      <w:r w:rsidR="006769F3">
        <w:rPr>
          <w:rFonts w:asciiTheme="minorHAnsi" w:hAnsiTheme="minorHAnsi"/>
          <w:spacing w:val="-3"/>
          <w:sz w:val="22"/>
          <w:szCs w:val="22"/>
        </w:rPr>
        <w:t>2</w:t>
      </w:r>
      <w:r w:rsidR="003040AA">
        <w:rPr>
          <w:rFonts w:asciiTheme="minorHAnsi" w:hAnsiTheme="minorHAnsi"/>
          <w:spacing w:val="-3"/>
          <w:sz w:val="22"/>
          <w:szCs w:val="22"/>
        </w:rPr>
        <w:t xml:space="preserve"> de </w:t>
      </w:r>
      <w:r w:rsidR="006769F3">
        <w:rPr>
          <w:rFonts w:asciiTheme="minorHAnsi" w:hAnsiTheme="minorHAnsi"/>
          <w:spacing w:val="-3"/>
          <w:sz w:val="22"/>
          <w:szCs w:val="22"/>
        </w:rPr>
        <w:t>Diciembre</w:t>
      </w:r>
      <w:r w:rsidR="003040AA">
        <w:rPr>
          <w:rFonts w:asciiTheme="minorHAnsi" w:hAnsiTheme="minorHAnsi"/>
          <w:spacing w:val="-3"/>
          <w:sz w:val="22"/>
          <w:szCs w:val="22"/>
        </w:rPr>
        <w:t xml:space="preserve"> del 2016 </w:t>
      </w:r>
      <w:r w:rsidR="00B151A9">
        <w:rPr>
          <w:rFonts w:asciiTheme="minorHAnsi" w:hAnsiTheme="minorHAnsi"/>
          <w:spacing w:val="-3"/>
          <w:sz w:val="22"/>
          <w:szCs w:val="22"/>
        </w:rPr>
        <w:t xml:space="preserve">(o cualquier otra fecha </w:t>
      </w:r>
      <w:r w:rsidR="00B151A9" w:rsidRPr="00DB1B5A">
        <w:rPr>
          <w:rFonts w:asciiTheme="minorHAnsi" w:hAnsiTheme="minorHAnsi"/>
          <w:spacing w:val="-3"/>
          <w:sz w:val="22"/>
          <w:szCs w:val="22"/>
        </w:rPr>
        <w:t xml:space="preserve"> </w:t>
      </w:r>
      <w:r w:rsidR="00B151A9">
        <w:rPr>
          <w:rFonts w:asciiTheme="minorHAnsi" w:hAnsiTheme="minorHAnsi"/>
          <w:spacing w:val="-3"/>
          <w:sz w:val="22"/>
          <w:szCs w:val="22"/>
        </w:rPr>
        <w:t xml:space="preserve">final </w:t>
      </w:r>
      <w:r w:rsidR="00B151A9" w:rsidRPr="00DB1B5A">
        <w:rPr>
          <w:rFonts w:asciiTheme="minorHAnsi" w:hAnsiTheme="minorHAnsi"/>
          <w:spacing w:val="-3"/>
          <w:sz w:val="22"/>
          <w:szCs w:val="22"/>
        </w:rPr>
        <w:t>que las Partes pudieran convenir posteriormente por escrito</w:t>
      </w:r>
      <w:r w:rsidR="00B151A9">
        <w:rPr>
          <w:rFonts w:asciiTheme="minorHAnsi" w:hAnsiTheme="minorHAnsi"/>
          <w:spacing w:val="-3"/>
          <w:sz w:val="22"/>
          <w:szCs w:val="22"/>
        </w:rPr>
        <w:t>)</w:t>
      </w:r>
      <w:r w:rsidR="00A92691">
        <w:rPr>
          <w:rFonts w:ascii="Calibri" w:hAnsi="Calibri"/>
          <w:sz w:val="22"/>
          <w:szCs w:val="22"/>
        </w:rPr>
        <w:t>.</w:t>
      </w:r>
    </w:p>
    <w:p w14:paraId="7CF2DD20"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Sin perjuicio de lo anterior, Duoc UC se reserva el derecho de poner término al Contrato, mediante resolución fundada y sin necesidad de declaración judicial, en el evento que acaeciere alguna de las siguientes circunstancias:</w:t>
      </w:r>
    </w:p>
    <w:p w14:paraId="0C1A0446" w14:textId="77777777" w:rsidR="0018609C" w:rsidRPr="003A55FE" w:rsidRDefault="0018609C">
      <w:pPr>
        <w:pStyle w:val="Formatolibre"/>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ind w:hanging="567"/>
        <w:jc w:val="both"/>
        <w:rPr>
          <w:rFonts w:ascii="Calibri" w:hAnsi="Calibri"/>
          <w:sz w:val="22"/>
          <w:szCs w:val="22"/>
        </w:rPr>
      </w:pPr>
      <w:r w:rsidRPr="003A55FE">
        <w:rPr>
          <w:rFonts w:ascii="Calibri" w:hAnsi="Calibri"/>
          <w:sz w:val="22"/>
          <w:szCs w:val="22"/>
        </w:rPr>
        <w:t>La no entrega del servicio o el incumplimiento de cualquier obligación que impone el Contrato, relacionada por ejemplo con la calidad y entrega oportuna de los servicios.</w:t>
      </w:r>
    </w:p>
    <w:p w14:paraId="5D22976B" w14:textId="77777777" w:rsidR="0018609C" w:rsidRPr="003A55FE" w:rsidRDefault="0018609C">
      <w:pPr>
        <w:pStyle w:val="Formatolibre"/>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ind w:hanging="567"/>
        <w:jc w:val="both"/>
        <w:rPr>
          <w:rFonts w:ascii="Calibri" w:hAnsi="Calibri"/>
          <w:sz w:val="22"/>
          <w:szCs w:val="22"/>
        </w:rPr>
      </w:pPr>
      <w:r w:rsidRPr="003A55FE">
        <w:rPr>
          <w:rFonts w:ascii="Calibri" w:hAnsi="Calibri"/>
          <w:sz w:val="22"/>
          <w:szCs w:val="22"/>
        </w:rPr>
        <w:lastRenderedPageBreak/>
        <w:t>El incurrir, por no cumplimiento de los niveles de servicio requeridos, en más de 3 eventos que generen multas, en el plazo de un año calendario, en los términos indicados en la cláusula sobre Multas que indique el C</w:t>
      </w:r>
      <w:r w:rsidR="00EA29EA">
        <w:rPr>
          <w:rFonts w:ascii="Calibri" w:hAnsi="Calibri"/>
          <w:sz w:val="22"/>
          <w:szCs w:val="22"/>
        </w:rPr>
        <w:t>ontrato o el do</w:t>
      </w:r>
      <w:r w:rsidR="00CD13CE">
        <w:rPr>
          <w:rFonts w:ascii="Calibri" w:hAnsi="Calibri"/>
          <w:sz w:val="22"/>
          <w:szCs w:val="22"/>
        </w:rPr>
        <w:t>cumento de invitación a proveedores</w:t>
      </w:r>
      <w:r w:rsidRPr="003A55FE">
        <w:rPr>
          <w:rFonts w:ascii="Calibri" w:hAnsi="Calibri"/>
          <w:sz w:val="22"/>
          <w:szCs w:val="22"/>
        </w:rPr>
        <w:t>.</w:t>
      </w:r>
    </w:p>
    <w:p w14:paraId="1317C13C" w14:textId="77777777" w:rsidR="0018609C" w:rsidRPr="003A55FE" w:rsidRDefault="0018609C">
      <w:pPr>
        <w:pStyle w:val="Formatolibre"/>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ind w:hanging="567"/>
        <w:jc w:val="both"/>
        <w:rPr>
          <w:rFonts w:ascii="Calibri" w:hAnsi="Calibri"/>
          <w:sz w:val="22"/>
          <w:szCs w:val="22"/>
        </w:rPr>
      </w:pPr>
      <w:r w:rsidRPr="003A55FE">
        <w:rPr>
          <w:rFonts w:ascii="Calibri" w:hAnsi="Calibri"/>
          <w:sz w:val="22"/>
          <w:szCs w:val="22"/>
        </w:rPr>
        <w:t>La disolución anticipada del Prestador del Servicio, en caso de tratarse de una persona jurídica.</w:t>
      </w:r>
    </w:p>
    <w:p w14:paraId="115CDAB7" w14:textId="77777777" w:rsidR="0018609C" w:rsidRPr="003A55FE" w:rsidRDefault="0018609C">
      <w:pPr>
        <w:pStyle w:val="Formatolibre"/>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ind w:hanging="567"/>
        <w:jc w:val="both"/>
        <w:rPr>
          <w:rFonts w:ascii="Calibri" w:hAnsi="Calibri"/>
          <w:sz w:val="22"/>
          <w:szCs w:val="22"/>
        </w:rPr>
      </w:pPr>
      <w:r w:rsidRPr="003A55FE">
        <w:rPr>
          <w:rFonts w:ascii="Calibri" w:hAnsi="Calibri"/>
          <w:sz w:val="22"/>
          <w:szCs w:val="22"/>
        </w:rPr>
        <w:t xml:space="preserve">La </w:t>
      </w:r>
      <w:r w:rsidR="00046228">
        <w:rPr>
          <w:rFonts w:ascii="Calibri" w:hAnsi="Calibri"/>
          <w:sz w:val="22"/>
          <w:szCs w:val="22"/>
        </w:rPr>
        <w:t>insolvencia y/o d</w:t>
      </w:r>
      <w:r w:rsidRPr="003A55FE">
        <w:rPr>
          <w:rFonts w:ascii="Calibri" w:hAnsi="Calibri"/>
          <w:sz w:val="22"/>
          <w:szCs w:val="22"/>
        </w:rPr>
        <w:t xml:space="preserve">eclaración de </w:t>
      </w:r>
      <w:r w:rsidR="00A82F7E">
        <w:rPr>
          <w:rFonts w:ascii="Calibri" w:hAnsi="Calibri"/>
          <w:sz w:val="22"/>
          <w:szCs w:val="22"/>
        </w:rPr>
        <w:t>q</w:t>
      </w:r>
      <w:r w:rsidRPr="003A55FE">
        <w:rPr>
          <w:rFonts w:ascii="Calibri" w:hAnsi="Calibri"/>
          <w:sz w:val="22"/>
          <w:szCs w:val="22"/>
        </w:rPr>
        <w:t>uiebra del Prestador del Servicio.</w:t>
      </w:r>
    </w:p>
    <w:p w14:paraId="323F4FA2" w14:textId="77777777" w:rsidR="0018609C" w:rsidRPr="003A55FE" w:rsidRDefault="0018609C">
      <w:pPr>
        <w:pStyle w:val="Formatolibre"/>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ind w:hanging="567"/>
        <w:jc w:val="both"/>
        <w:rPr>
          <w:rFonts w:ascii="Calibri" w:hAnsi="Calibri"/>
          <w:sz w:val="22"/>
          <w:szCs w:val="22"/>
        </w:rPr>
      </w:pPr>
      <w:r w:rsidRPr="003A55FE">
        <w:rPr>
          <w:rFonts w:ascii="Calibri" w:hAnsi="Calibri"/>
          <w:sz w:val="22"/>
          <w:szCs w:val="22"/>
        </w:rPr>
        <w:t>La aparición en el Boletín Comercial con documentos protestados y no aclarados dentro del plazo de 60 días contados de la fecha del protesto, ya sea del Prestador del Servicio como de sus socios o accionistas.</w:t>
      </w:r>
    </w:p>
    <w:p w14:paraId="41DED9AF" w14:textId="77777777" w:rsidR="0018609C" w:rsidRPr="003A55FE" w:rsidRDefault="0018609C">
      <w:pPr>
        <w:pStyle w:val="Formatolibre"/>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ind w:hanging="567"/>
        <w:jc w:val="both"/>
        <w:rPr>
          <w:rFonts w:ascii="Calibri" w:hAnsi="Calibri"/>
          <w:sz w:val="22"/>
          <w:szCs w:val="22"/>
        </w:rPr>
      </w:pPr>
      <w:r w:rsidRPr="003A55FE">
        <w:rPr>
          <w:rFonts w:ascii="Calibri" w:hAnsi="Calibri"/>
          <w:sz w:val="22"/>
          <w:szCs w:val="22"/>
        </w:rPr>
        <w:t>La existencia de embargo de bienes del Prestador del Servicio, o las acciones que pueda ordenar la autoridad que le impidan desarrollar su labor por no cumplir con disposiciones legales o reglamentarias.</w:t>
      </w:r>
    </w:p>
    <w:p w14:paraId="1D51F4A1" w14:textId="77777777" w:rsidR="0018609C" w:rsidRPr="003A55FE" w:rsidRDefault="0018609C">
      <w:pPr>
        <w:pStyle w:val="Formatolibre"/>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ind w:hanging="567"/>
        <w:jc w:val="both"/>
        <w:rPr>
          <w:rFonts w:ascii="Calibri" w:hAnsi="Calibri"/>
          <w:sz w:val="22"/>
          <w:szCs w:val="22"/>
        </w:rPr>
      </w:pPr>
      <w:r w:rsidRPr="003A55FE">
        <w:rPr>
          <w:rFonts w:ascii="Calibri" w:hAnsi="Calibri"/>
          <w:sz w:val="22"/>
          <w:szCs w:val="22"/>
        </w:rPr>
        <w:t>Incumplimiento de las leyes previsionales y/o laborales con el personal bajo dependencia del Prestador del Servicio.</w:t>
      </w:r>
    </w:p>
    <w:p w14:paraId="6C228719" w14:textId="77777777" w:rsidR="0018609C" w:rsidRPr="003A55FE" w:rsidRDefault="0018609C">
      <w:pPr>
        <w:pStyle w:val="Formatolibre"/>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ind w:hanging="567"/>
        <w:jc w:val="both"/>
        <w:rPr>
          <w:rFonts w:ascii="Calibri" w:hAnsi="Calibri"/>
          <w:sz w:val="22"/>
          <w:szCs w:val="22"/>
        </w:rPr>
      </w:pPr>
      <w:r w:rsidRPr="003A55FE">
        <w:rPr>
          <w:rFonts w:ascii="Calibri" w:hAnsi="Calibri"/>
          <w:sz w:val="22"/>
          <w:szCs w:val="22"/>
        </w:rPr>
        <w:t xml:space="preserve">Daños provocados por el Prestador del Servicio o el personal de su dependencia en las instalaciones de </w:t>
      </w:r>
      <w:r w:rsidR="00D3080D">
        <w:rPr>
          <w:rFonts w:ascii="Calibri" w:hAnsi="Calibri"/>
          <w:sz w:val="22"/>
          <w:szCs w:val="22"/>
        </w:rPr>
        <w:t>Duoc UC</w:t>
      </w:r>
      <w:r w:rsidRPr="003A55FE">
        <w:rPr>
          <w:rFonts w:ascii="Calibri" w:hAnsi="Calibri"/>
          <w:sz w:val="22"/>
          <w:szCs w:val="22"/>
        </w:rPr>
        <w:t>.</w:t>
      </w:r>
    </w:p>
    <w:p w14:paraId="03A5B648" w14:textId="77777777" w:rsidR="0018609C" w:rsidRPr="003A55FE" w:rsidRDefault="0018609C">
      <w:pPr>
        <w:pStyle w:val="Formatolibre"/>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ind w:hanging="567"/>
        <w:jc w:val="both"/>
        <w:rPr>
          <w:rFonts w:ascii="Calibri" w:hAnsi="Calibri"/>
          <w:sz w:val="22"/>
          <w:szCs w:val="22"/>
        </w:rPr>
      </w:pPr>
      <w:r w:rsidRPr="003A55FE">
        <w:rPr>
          <w:rFonts w:ascii="Calibri" w:hAnsi="Calibri"/>
          <w:sz w:val="22"/>
          <w:szCs w:val="22"/>
        </w:rPr>
        <w:t xml:space="preserve">Daños provocados por el Prestador del Servicio o el personal de su dependencia al capital físico, humano e intelectual de </w:t>
      </w:r>
      <w:r w:rsidR="00D3080D">
        <w:rPr>
          <w:rFonts w:ascii="Calibri" w:hAnsi="Calibri"/>
          <w:sz w:val="22"/>
          <w:szCs w:val="22"/>
        </w:rPr>
        <w:t>Duoc UC</w:t>
      </w:r>
      <w:r w:rsidRPr="003A55FE">
        <w:rPr>
          <w:rFonts w:ascii="Calibri" w:hAnsi="Calibri"/>
          <w:sz w:val="22"/>
          <w:szCs w:val="22"/>
        </w:rPr>
        <w:t>.</w:t>
      </w:r>
    </w:p>
    <w:p w14:paraId="074EA6BA" w14:textId="77777777" w:rsidR="0018609C" w:rsidRPr="003A55FE" w:rsidRDefault="0018609C">
      <w:pPr>
        <w:pStyle w:val="Formatolibre"/>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ind w:hanging="567"/>
        <w:jc w:val="both"/>
        <w:rPr>
          <w:rFonts w:ascii="Calibri" w:hAnsi="Calibri"/>
          <w:sz w:val="22"/>
          <w:szCs w:val="22"/>
        </w:rPr>
      </w:pPr>
      <w:r w:rsidRPr="003A55FE">
        <w:rPr>
          <w:rFonts w:ascii="Calibri" w:hAnsi="Calibri"/>
          <w:sz w:val="22"/>
          <w:szCs w:val="22"/>
        </w:rPr>
        <w:t xml:space="preserve">La contratación por parte del Prestador del Servicio de trabajadores de </w:t>
      </w:r>
      <w:r w:rsidR="00D3080D">
        <w:rPr>
          <w:rFonts w:ascii="Calibri" w:hAnsi="Calibri"/>
          <w:sz w:val="22"/>
          <w:szCs w:val="22"/>
        </w:rPr>
        <w:t>Duoc UC</w:t>
      </w:r>
      <w:r w:rsidRPr="003A55FE">
        <w:rPr>
          <w:rFonts w:ascii="Calibri" w:hAnsi="Calibri"/>
          <w:sz w:val="22"/>
          <w:szCs w:val="22"/>
        </w:rPr>
        <w:t xml:space="preserve"> que hayan formado parte del proceso de compra del bien o servicio de qué trata la presente licitación, dentro del plazo de un año siguiente a la adjudicación del mismo.</w:t>
      </w:r>
    </w:p>
    <w:p w14:paraId="6F5ED461" w14:textId="77777777" w:rsidR="0018609C" w:rsidRPr="00F131DF"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En caso de verificarse alguno de estos incumplimientos, </w:t>
      </w:r>
      <w:r w:rsidR="00D3080D">
        <w:rPr>
          <w:rFonts w:ascii="Calibri" w:hAnsi="Calibri"/>
          <w:sz w:val="22"/>
          <w:szCs w:val="22"/>
        </w:rPr>
        <w:t>Duoc UC</w:t>
      </w:r>
      <w:r w:rsidRPr="003A55FE">
        <w:rPr>
          <w:rFonts w:ascii="Calibri" w:hAnsi="Calibri"/>
          <w:sz w:val="22"/>
          <w:szCs w:val="22"/>
        </w:rPr>
        <w:t xml:space="preserve"> notificará por escrito al Prestador del Servicio de la terminación del Contrato. En tal evento, </w:t>
      </w:r>
      <w:r w:rsidR="00D3080D">
        <w:rPr>
          <w:rFonts w:ascii="Calibri" w:hAnsi="Calibri"/>
          <w:sz w:val="22"/>
          <w:szCs w:val="22"/>
        </w:rPr>
        <w:t>Duoc UC</w:t>
      </w:r>
      <w:r w:rsidRPr="003A55FE">
        <w:rPr>
          <w:rFonts w:ascii="Calibri" w:hAnsi="Calibri"/>
          <w:sz w:val="22"/>
          <w:szCs w:val="22"/>
        </w:rPr>
        <w:t xml:space="preserve"> estará facultado para hacer efectiva la garantía de fiel y oportuno cumplimiento </w:t>
      </w:r>
      <w:r w:rsidR="00F612EE" w:rsidRPr="003A55FE">
        <w:rPr>
          <w:rFonts w:ascii="Calibri" w:hAnsi="Calibri"/>
          <w:sz w:val="22"/>
          <w:szCs w:val="22"/>
        </w:rPr>
        <w:t>del contrato singular</w:t>
      </w:r>
      <w:r w:rsidR="00EA29EA">
        <w:rPr>
          <w:rFonts w:ascii="Calibri" w:hAnsi="Calibri"/>
          <w:sz w:val="22"/>
          <w:szCs w:val="22"/>
        </w:rPr>
        <w:t>izada en el do</w:t>
      </w:r>
      <w:r w:rsidR="00F12860">
        <w:rPr>
          <w:rFonts w:ascii="Calibri" w:hAnsi="Calibri"/>
          <w:sz w:val="22"/>
          <w:szCs w:val="22"/>
        </w:rPr>
        <w:t>cumento de invitación a proveedores</w:t>
      </w:r>
      <w:r w:rsidRPr="003A55FE">
        <w:rPr>
          <w:rFonts w:ascii="Calibri" w:hAnsi="Calibri"/>
          <w:sz w:val="22"/>
          <w:szCs w:val="22"/>
        </w:rPr>
        <w:t>, pudiendo, además, solicitar el cumplimiento forzado o resolución del contrato, en ambos casos con indemnización de perjuicios, de conformidad a las reglas generales del derecho común. Asimismo, dicha terminación no dará derecho indemnización alguna al Prestador del Servicio.</w:t>
      </w:r>
    </w:p>
    <w:p w14:paraId="240690E4" w14:textId="77777777" w:rsidR="00DA7C09" w:rsidRPr="002F2ACC" w:rsidRDefault="00DA7C09" w:rsidP="003A55FE">
      <w:pPr>
        <w:pStyle w:val="Ttulo1"/>
        <w:rPr>
          <w:sz w:val="32"/>
        </w:rPr>
      </w:pPr>
      <w:r>
        <w:t>PROPIEDAD INTELECTUAL</w:t>
      </w:r>
    </w:p>
    <w:p w14:paraId="2AF133DA"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Todos los Derechos de Propiedad Intelectual sobre las obras de </w:t>
      </w:r>
      <w:r w:rsidR="00D3080D">
        <w:rPr>
          <w:rFonts w:ascii="Calibri" w:hAnsi="Calibri"/>
          <w:sz w:val="22"/>
          <w:szCs w:val="22"/>
        </w:rPr>
        <w:t>Duoc UC</w:t>
      </w:r>
      <w:r w:rsidRPr="003A55FE">
        <w:rPr>
          <w:rFonts w:ascii="Calibri" w:hAnsi="Calibri"/>
          <w:sz w:val="22"/>
          <w:szCs w:val="22"/>
        </w:rPr>
        <w:t xml:space="preserve"> o aquellos Derechos de Propiedad Intelectual relacionados con los productos, servicios, documentación, invenciones, marcas y demás son, y deberán permanecer, bajo la titularidad del </w:t>
      </w:r>
      <w:r w:rsidR="00D3080D">
        <w:rPr>
          <w:rFonts w:ascii="Calibri" w:hAnsi="Calibri"/>
          <w:sz w:val="22"/>
          <w:szCs w:val="22"/>
        </w:rPr>
        <w:t>Duoc UC</w:t>
      </w:r>
      <w:r w:rsidRPr="003A55FE">
        <w:rPr>
          <w:rFonts w:ascii="Calibri" w:hAnsi="Calibri"/>
          <w:sz w:val="22"/>
          <w:szCs w:val="22"/>
        </w:rPr>
        <w:t xml:space="preserve">, sus afiliados o licenciatarios, según sea el caso. </w:t>
      </w:r>
    </w:p>
    <w:p w14:paraId="025EEE71"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El Prestador del Servicio no deberá registrar ni tratarán de registrar ningún derecho de autor, invención,  palabra o palabra confusamente similar con cualquier o marca de </w:t>
      </w:r>
      <w:r w:rsidR="00D3080D">
        <w:rPr>
          <w:rFonts w:ascii="Calibri" w:hAnsi="Calibri"/>
          <w:sz w:val="22"/>
          <w:szCs w:val="22"/>
        </w:rPr>
        <w:t>Duoc UC</w:t>
      </w:r>
      <w:r w:rsidRPr="003A55FE">
        <w:rPr>
          <w:rFonts w:ascii="Calibri" w:hAnsi="Calibri"/>
          <w:sz w:val="22"/>
          <w:szCs w:val="22"/>
        </w:rPr>
        <w:t xml:space="preserve"> y todas las demás designaciones del </w:t>
      </w:r>
      <w:r w:rsidR="00D3080D">
        <w:rPr>
          <w:rFonts w:ascii="Calibri" w:hAnsi="Calibri"/>
          <w:sz w:val="22"/>
          <w:szCs w:val="22"/>
        </w:rPr>
        <w:t>Duoc UC</w:t>
      </w:r>
      <w:r w:rsidRPr="003A55FE">
        <w:rPr>
          <w:rFonts w:ascii="Calibri" w:hAnsi="Calibri"/>
          <w:sz w:val="22"/>
          <w:szCs w:val="22"/>
        </w:rPr>
        <w:t>, o sus afiliados.</w:t>
      </w:r>
    </w:p>
    <w:p w14:paraId="0EEE1A07"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Los materiales, documentos y demás Propiedad Intelectual creada por el Prestador del Servicio en virtud del presente Contrato será de propiedad del </w:t>
      </w:r>
      <w:r w:rsidR="00D3080D">
        <w:rPr>
          <w:rFonts w:ascii="Calibri" w:hAnsi="Calibri"/>
          <w:sz w:val="22"/>
          <w:szCs w:val="22"/>
        </w:rPr>
        <w:t>Duoc UC</w:t>
      </w:r>
      <w:r w:rsidRPr="003A55FE">
        <w:rPr>
          <w:rFonts w:ascii="Calibri" w:hAnsi="Calibri"/>
          <w:sz w:val="22"/>
          <w:szCs w:val="22"/>
        </w:rPr>
        <w:t xml:space="preserve">. Asimismo, la facultad de solicitar el privilegio así como los eventuales derechos de propiedad industrial por inventos, mejoras tecnológicas, marcas, nombres comerciales, nombres de dominio, secretos industriales y/o comerciales que desarrolle el </w:t>
      </w:r>
      <w:r w:rsidRPr="003A55FE">
        <w:rPr>
          <w:rFonts w:ascii="Calibri" w:hAnsi="Calibri"/>
          <w:sz w:val="22"/>
          <w:szCs w:val="22"/>
        </w:rPr>
        <w:lastRenderedPageBreak/>
        <w:t>Prestador del Servicio en cumplimiento de las obligaciones emanadas de este contrato, pertenecerán única y exclusivamente</w:t>
      </w:r>
      <w:r w:rsidR="00A82F7E">
        <w:rPr>
          <w:rFonts w:ascii="Calibri" w:hAnsi="Calibri"/>
          <w:sz w:val="22"/>
          <w:szCs w:val="22"/>
        </w:rPr>
        <w:t xml:space="preserve"> a </w:t>
      </w:r>
      <w:r w:rsidRPr="003A55FE">
        <w:rPr>
          <w:rFonts w:ascii="Calibri" w:hAnsi="Calibri"/>
          <w:sz w:val="22"/>
          <w:szCs w:val="22"/>
        </w:rPr>
        <w:t xml:space="preserve"> </w:t>
      </w:r>
      <w:r w:rsidR="00D3080D">
        <w:rPr>
          <w:rFonts w:ascii="Calibri" w:hAnsi="Calibri"/>
          <w:sz w:val="22"/>
          <w:szCs w:val="22"/>
        </w:rPr>
        <w:t>Duoc UC</w:t>
      </w:r>
      <w:r w:rsidRPr="003A55FE">
        <w:rPr>
          <w:rFonts w:ascii="Calibri" w:hAnsi="Calibri"/>
          <w:sz w:val="22"/>
          <w:szCs w:val="22"/>
        </w:rPr>
        <w:t>.</w:t>
      </w:r>
    </w:p>
    <w:p w14:paraId="5F694221"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Los materiales y demás cosas corporales o incorporales u obras de la inteligencia humana protegidas por un Derecho de Propiedad Intelectual suministrado por el </w:t>
      </w:r>
      <w:r w:rsidR="00D3080D">
        <w:rPr>
          <w:rFonts w:ascii="Calibri" w:hAnsi="Calibri"/>
          <w:sz w:val="22"/>
          <w:szCs w:val="22"/>
        </w:rPr>
        <w:t>Duoc UC</w:t>
      </w:r>
      <w:r w:rsidRPr="003A55FE">
        <w:rPr>
          <w:rFonts w:ascii="Calibri" w:hAnsi="Calibri"/>
          <w:sz w:val="22"/>
          <w:szCs w:val="22"/>
        </w:rPr>
        <w:t xml:space="preserve"> al Prestador del Servicio será utilizado única y exclusivamente para la ejecución del presente Contrato. </w:t>
      </w:r>
    </w:p>
    <w:p w14:paraId="641AD6AF" w14:textId="77777777" w:rsidR="0018609C"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Una vez cesada la vigencia del presente Contrato, el Prestador del Servicio se abstendrá de hacer cualquier uso de la Propiedad Intelectual de </w:t>
      </w:r>
      <w:proofErr w:type="spellStart"/>
      <w:r w:rsidR="00D3080D">
        <w:rPr>
          <w:rFonts w:ascii="Calibri" w:hAnsi="Calibri"/>
          <w:sz w:val="22"/>
          <w:szCs w:val="22"/>
        </w:rPr>
        <w:t>Duoc</w:t>
      </w:r>
      <w:proofErr w:type="spellEnd"/>
      <w:r w:rsidR="00D3080D">
        <w:rPr>
          <w:rFonts w:ascii="Calibri" w:hAnsi="Calibri"/>
          <w:sz w:val="22"/>
          <w:szCs w:val="22"/>
        </w:rPr>
        <w:t xml:space="preserve"> UC</w:t>
      </w:r>
      <w:r w:rsidRPr="003A55FE">
        <w:rPr>
          <w:rFonts w:ascii="Calibri" w:hAnsi="Calibri"/>
          <w:sz w:val="22"/>
          <w:szCs w:val="22"/>
        </w:rPr>
        <w:t>.</w:t>
      </w:r>
    </w:p>
    <w:p w14:paraId="4184EE17" w14:textId="7888773A" w:rsidR="009F1B87" w:rsidRPr="003A55FE" w:rsidRDefault="009F1B87">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proofErr w:type="spellStart"/>
      <w:r w:rsidRPr="009F1B87">
        <w:rPr>
          <w:rFonts w:ascii="Calibri" w:hAnsi="Calibri"/>
          <w:sz w:val="22"/>
          <w:szCs w:val="22"/>
        </w:rPr>
        <w:t>Duoc</w:t>
      </w:r>
      <w:proofErr w:type="spellEnd"/>
      <w:r w:rsidRPr="009F1B87">
        <w:rPr>
          <w:rFonts w:ascii="Calibri" w:hAnsi="Calibri"/>
          <w:sz w:val="22"/>
          <w:szCs w:val="22"/>
        </w:rPr>
        <w:t xml:space="preserve"> UC prohíbe expresamente el uso de sus marcas, así como de cualquier otro derecho intangible propiedad del mismo, salvo autorización expresa y por escrito de este último, lo cual no importará una transferencia de dominio de estos.</w:t>
      </w:r>
    </w:p>
    <w:p w14:paraId="74AAEA96" w14:textId="77777777" w:rsidR="00DA7C09" w:rsidRPr="002F2ACC" w:rsidRDefault="00DA7C09" w:rsidP="003A55FE">
      <w:pPr>
        <w:pStyle w:val="Ttulo1"/>
        <w:rPr>
          <w:sz w:val="32"/>
        </w:rPr>
      </w:pPr>
      <w:r>
        <w:t>CONFIDENCIALIDAD</w:t>
      </w:r>
    </w:p>
    <w:p w14:paraId="5BF675BA"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La Información Confidencial </w:t>
      </w:r>
      <w:r w:rsidR="00D3080D">
        <w:rPr>
          <w:rFonts w:ascii="Calibri" w:hAnsi="Calibri"/>
          <w:sz w:val="22"/>
          <w:szCs w:val="22"/>
        </w:rPr>
        <w:t>Duoc UC</w:t>
      </w:r>
      <w:r w:rsidRPr="003A55FE">
        <w:rPr>
          <w:rFonts w:ascii="Calibri" w:hAnsi="Calibri"/>
          <w:sz w:val="22"/>
          <w:szCs w:val="22"/>
        </w:rPr>
        <w:t xml:space="preserve"> será mantenida en estricta reserva por el Prestador del Servicio, quien deberá mantener la debida confidencialidad de los datos, documentos y a todos los archivos informáticos a que tenga acceso con motivo del presente contrato, quedándole expresamente prohibido divulgarlos, publicarlos, fotocopiarlos, copiarlos o distribuirlos a terceros extraños a este contrato o hacer cualquier uso indebido de ellos.</w:t>
      </w:r>
    </w:p>
    <w:p w14:paraId="190F3684"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El Prestador del Servicio, en su calidad de parte receptora de dicha información, adoptará todas las medidas conducentes a resguardar la confidencialidad de la información por parte de su personal, incluyendo profesionales, consultores, contratistas o demás personas que deban tomar, hayan tomado o tengan conocimiento de la Información Confidencial de </w:t>
      </w:r>
      <w:r w:rsidR="00D3080D">
        <w:rPr>
          <w:rFonts w:ascii="Calibri" w:hAnsi="Calibri"/>
          <w:sz w:val="22"/>
          <w:szCs w:val="22"/>
        </w:rPr>
        <w:t>Duoc UC</w:t>
      </w:r>
      <w:r w:rsidRPr="003A55FE">
        <w:rPr>
          <w:rFonts w:ascii="Calibri" w:hAnsi="Calibri"/>
          <w:sz w:val="22"/>
          <w:szCs w:val="22"/>
        </w:rPr>
        <w:t xml:space="preserve">. </w:t>
      </w:r>
    </w:p>
    <w:p w14:paraId="77AB268A"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Toda la Información Confidencial (incluyendo las copias tangibles y la almacenada por medios electrónicos y/o cualquier otro medio) proporcionada por </w:t>
      </w:r>
      <w:r w:rsidR="00D3080D">
        <w:rPr>
          <w:rFonts w:ascii="Calibri" w:hAnsi="Calibri"/>
          <w:sz w:val="22"/>
          <w:szCs w:val="22"/>
        </w:rPr>
        <w:t>Duoc UC</w:t>
      </w:r>
      <w:r w:rsidRPr="003A55FE">
        <w:rPr>
          <w:rFonts w:ascii="Calibri" w:hAnsi="Calibri"/>
          <w:sz w:val="22"/>
          <w:szCs w:val="22"/>
        </w:rPr>
        <w:t xml:space="preserve"> será devuelta a éste dentro de los 5 días corridos contados desde la recepción de un requerimiento escrito por </w:t>
      </w:r>
      <w:r w:rsidR="00D3080D">
        <w:rPr>
          <w:rFonts w:ascii="Calibri" w:hAnsi="Calibri"/>
          <w:sz w:val="22"/>
          <w:szCs w:val="22"/>
        </w:rPr>
        <w:t>Duoc UC</w:t>
      </w:r>
      <w:r w:rsidRPr="003A55FE">
        <w:rPr>
          <w:rFonts w:ascii="Calibri" w:hAnsi="Calibri"/>
          <w:sz w:val="22"/>
          <w:szCs w:val="22"/>
        </w:rPr>
        <w:t xml:space="preserve">. Para dichos efectos, el Prestador del Servicio entregará a </w:t>
      </w:r>
      <w:r w:rsidR="00D3080D">
        <w:rPr>
          <w:rFonts w:ascii="Calibri" w:hAnsi="Calibri"/>
          <w:sz w:val="22"/>
          <w:szCs w:val="22"/>
        </w:rPr>
        <w:t>Duoc UC</w:t>
      </w:r>
      <w:r w:rsidRPr="003A55FE">
        <w:rPr>
          <w:rFonts w:ascii="Calibri" w:hAnsi="Calibri"/>
          <w:sz w:val="22"/>
          <w:szCs w:val="22"/>
        </w:rPr>
        <w:t xml:space="preserve"> todos los materiales que contengan o representen la Información Confidencial recibida.</w:t>
      </w:r>
    </w:p>
    <w:p w14:paraId="7BF26BFF"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Sin perjuicio de lo establecido en la cláusula décima del presente contrato, </w:t>
      </w:r>
      <w:r w:rsidR="005F138A" w:rsidRPr="003A55FE">
        <w:rPr>
          <w:rFonts w:ascii="Calibri" w:hAnsi="Calibri"/>
          <w:sz w:val="22"/>
          <w:szCs w:val="22"/>
        </w:rPr>
        <w:t>las</w:t>
      </w:r>
      <w:r w:rsidRPr="003A55FE">
        <w:rPr>
          <w:rFonts w:ascii="Calibri" w:hAnsi="Calibri"/>
          <w:sz w:val="22"/>
          <w:szCs w:val="22"/>
        </w:rPr>
        <w:t xml:space="preserve"> obligaciones establecidas en la presente cláusula subsistirán al cese de vigencia del presente Contrato por tres (3) años contados desde la fecha en que se haga efectiva dicho cese.</w:t>
      </w:r>
    </w:p>
    <w:p w14:paraId="1E261D2F" w14:textId="77777777" w:rsidR="00DA7C09" w:rsidRPr="002F2ACC" w:rsidRDefault="00DA7C09" w:rsidP="003A55FE">
      <w:pPr>
        <w:pStyle w:val="Ttulo1"/>
        <w:rPr>
          <w:sz w:val="32"/>
        </w:rPr>
      </w:pPr>
      <w:r>
        <w:t>SANCIONES POR INCUMPLIMIENTO</w:t>
      </w:r>
    </w:p>
    <w:p w14:paraId="373A5E2E"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Sin perjuicio de lo establecido en la cláusula quinta del presente Contrato, </w:t>
      </w:r>
      <w:r w:rsidR="00D3080D">
        <w:rPr>
          <w:rFonts w:ascii="Calibri" w:hAnsi="Calibri"/>
          <w:sz w:val="22"/>
          <w:szCs w:val="22"/>
        </w:rPr>
        <w:t>Duoc UC</w:t>
      </w:r>
      <w:r w:rsidRPr="003A55FE">
        <w:rPr>
          <w:rFonts w:ascii="Calibri" w:hAnsi="Calibri"/>
          <w:sz w:val="22"/>
          <w:szCs w:val="22"/>
        </w:rPr>
        <w:t xml:space="preserve"> estará facultado para aplicar </w:t>
      </w:r>
      <w:r w:rsidR="009B4F62">
        <w:rPr>
          <w:rFonts w:ascii="Calibri" w:hAnsi="Calibri"/>
          <w:sz w:val="22"/>
          <w:szCs w:val="22"/>
        </w:rPr>
        <w:t>una sanción</w:t>
      </w:r>
      <w:r w:rsidRPr="003A55FE">
        <w:rPr>
          <w:rFonts w:ascii="Calibri" w:hAnsi="Calibri"/>
          <w:sz w:val="22"/>
          <w:szCs w:val="22"/>
        </w:rPr>
        <w:t xml:space="preserve"> al Prestador del Servicio cada vez que exista un incumplimiento grave de sus obligaciones contractuales. Se entenderá que hay incumplimiento grave en las siguientes situaciones:</w:t>
      </w:r>
    </w:p>
    <w:p w14:paraId="553BD6D6"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A)</w:t>
      </w:r>
      <w:r w:rsidRPr="003A55FE">
        <w:rPr>
          <w:rFonts w:ascii="Calibri" w:hAnsi="Calibri"/>
          <w:sz w:val="22"/>
          <w:szCs w:val="22"/>
        </w:rPr>
        <w:tab/>
        <w:t xml:space="preserve">Si no entrega los </w:t>
      </w:r>
      <w:r w:rsidR="00A82F7E">
        <w:rPr>
          <w:rFonts w:ascii="Calibri" w:hAnsi="Calibri"/>
          <w:sz w:val="22"/>
          <w:szCs w:val="22"/>
        </w:rPr>
        <w:t>e</w:t>
      </w:r>
      <w:r w:rsidRPr="003A55FE">
        <w:rPr>
          <w:rFonts w:ascii="Calibri" w:hAnsi="Calibri"/>
          <w:sz w:val="22"/>
          <w:szCs w:val="22"/>
        </w:rPr>
        <w:t xml:space="preserve">ntregables en los plazos estipulados. </w:t>
      </w:r>
    </w:p>
    <w:p w14:paraId="73ADBE8F"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ind w:left="545" w:hanging="545"/>
        <w:jc w:val="both"/>
        <w:rPr>
          <w:rFonts w:ascii="Calibri" w:hAnsi="Calibri"/>
          <w:sz w:val="22"/>
          <w:szCs w:val="22"/>
        </w:rPr>
      </w:pPr>
      <w:r w:rsidRPr="003A55FE">
        <w:rPr>
          <w:rFonts w:ascii="Calibri" w:hAnsi="Calibri"/>
          <w:sz w:val="22"/>
          <w:szCs w:val="22"/>
        </w:rPr>
        <w:t>B)</w:t>
      </w:r>
      <w:r w:rsidRPr="003A55FE">
        <w:rPr>
          <w:rFonts w:ascii="Calibri" w:hAnsi="Calibri"/>
          <w:sz w:val="22"/>
          <w:szCs w:val="22"/>
        </w:rPr>
        <w:tab/>
        <w:t xml:space="preserve">Si incurre en </w:t>
      </w:r>
      <w:r w:rsidR="00A82F7E">
        <w:rPr>
          <w:rFonts w:ascii="Calibri" w:hAnsi="Calibri"/>
          <w:sz w:val="22"/>
          <w:szCs w:val="22"/>
        </w:rPr>
        <w:t>i</w:t>
      </w:r>
      <w:r w:rsidRPr="003A55FE">
        <w:rPr>
          <w:rFonts w:ascii="Calibri" w:hAnsi="Calibri"/>
          <w:sz w:val="22"/>
          <w:szCs w:val="22"/>
        </w:rPr>
        <w:t>ncumplimiento de alguno de los requerimie</w:t>
      </w:r>
      <w:r w:rsidR="00EA29EA">
        <w:rPr>
          <w:rFonts w:ascii="Calibri" w:hAnsi="Calibri"/>
          <w:sz w:val="22"/>
          <w:szCs w:val="22"/>
        </w:rPr>
        <w:t>ntos establecidos en el doc</w:t>
      </w:r>
      <w:r w:rsidR="00F12860">
        <w:rPr>
          <w:rFonts w:ascii="Calibri" w:hAnsi="Calibri"/>
          <w:sz w:val="22"/>
          <w:szCs w:val="22"/>
        </w:rPr>
        <w:t>umento de invitación a proveedores</w:t>
      </w:r>
      <w:r w:rsidRPr="003A55FE">
        <w:rPr>
          <w:rFonts w:ascii="Calibri" w:hAnsi="Calibri"/>
          <w:sz w:val="22"/>
          <w:szCs w:val="22"/>
        </w:rPr>
        <w:t xml:space="preserve"> o alguna obligación establecida en el presente Contrato.</w:t>
      </w:r>
    </w:p>
    <w:p w14:paraId="6B746696"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C)</w:t>
      </w:r>
      <w:r w:rsidRPr="003A55FE">
        <w:rPr>
          <w:rFonts w:ascii="Calibri" w:hAnsi="Calibri"/>
          <w:sz w:val="22"/>
          <w:szCs w:val="22"/>
        </w:rPr>
        <w:tab/>
        <w:t xml:space="preserve">Cuando así sea calificado por </w:t>
      </w:r>
      <w:r w:rsidR="00D3080D">
        <w:rPr>
          <w:rFonts w:ascii="Calibri" w:hAnsi="Calibri"/>
          <w:sz w:val="22"/>
          <w:szCs w:val="22"/>
        </w:rPr>
        <w:t>Duoc UC</w:t>
      </w:r>
      <w:r w:rsidRPr="003A55FE">
        <w:rPr>
          <w:rFonts w:ascii="Calibri" w:hAnsi="Calibri"/>
          <w:sz w:val="22"/>
          <w:szCs w:val="22"/>
        </w:rPr>
        <w:t xml:space="preserve"> por resolución fundada.</w:t>
      </w:r>
    </w:p>
    <w:p w14:paraId="6B908565" w14:textId="77777777" w:rsidR="0018609C" w:rsidRDefault="009B4F62">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Pr>
          <w:rFonts w:ascii="Calibri" w:hAnsi="Calibri"/>
          <w:sz w:val="22"/>
          <w:szCs w:val="22"/>
        </w:rPr>
        <w:t>Dicha sanción</w:t>
      </w:r>
      <w:r w:rsidR="0018609C" w:rsidRPr="003A55FE">
        <w:rPr>
          <w:rFonts w:ascii="Calibri" w:hAnsi="Calibri"/>
          <w:sz w:val="22"/>
          <w:szCs w:val="22"/>
        </w:rPr>
        <w:t xml:space="preserve"> no se aplicarán si el incumplimiento se produce por caso fortuito o fuerza mayor, que deberá ser calificado por parte de </w:t>
      </w:r>
      <w:r w:rsidR="00D3080D">
        <w:rPr>
          <w:rFonts w:ascii="Calibri" w:hAnsi="Calibri"/>
          <w:sz w:val="22"/>
          <w:szCs w:val="22"/>
        </w:rPr>
        <w:t>Duoc UC</w:t>
      </w:r>
      <w:r w:rsidR="0018609C" w:rsidRPr="003A55FE">
        <w:rPr>
          <w:rFonts w:ascii="Calibri" w:hAnsi="Calibri"/>
          <w:sz w:val="22"/>
          <w:szCs w:val="22"/>
        </w:rPr>
        <w:t xml:space="preserve">, en orden a que los hechos invocados por el </w:t>
      </w:r>
      <w:r w:rsidR="0065611C">
        <w:rPr>
          <w:rFonts w:ascii="Calibri" w:hAnsi="Calibri"/>
          <w:sz w:val="22"/>
          <w:szCs w:val="22"/>
        </w:rPr>
        <w:t xml:space="preserve">Prestador de </w:t>
      </w:r>
      <w:r w:rsidR="0065611C">
        <w:rPr>
          <w:rFonts w:ascii="Calibri" w:hAnsi="Calibri"/>
          <w:sz w:val="22"/>
          <w:szCs w:val="22"/>
        </w:rPr>
        <w:lastRenderedPageBreak/>
        <w:t>Servicios</w:t>
      </w:r>
      <w:r w:rsidR="0018609C" w:rsidRPr="003A55FE">
        <w:rPr>
          <w:rFonts w:ascii="Calibri" w:hAnsi="Calibri"/>
          <w:sz w:val="22"/>
          <w:szCs w:val="22"/>
        </w:rPr>
        <w:t xml:space="preserve"> efectivamente configuran el caso fortuito o fuerza mayor alegado y que tales hechos se encuentran debidamente comprobados.</w:t>
      </w:r>
    </w:p>
    <w:p w14:paraId="225A6C1A" w14:textId="77777777" w:rsidR="009B4F62" w:rsidRPr="003A55FE" w:rsidRDefault="009B4F62" w:rsidP="009B4F62">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En caso que </w:t>
      </w:r>
      <w:r w:rsidR="00D3080D">
        <w:rPr>
          <w:rFonts w:ascii="Calibri" w:hAnsi="Calibri"/>
          <w:sz w:val="22"/>
          <w:szCs w:val="22"/>
        </w:rPr>
        <w:t>Duoc UC</w:t>
      </w:r>
      <w:r w:rsidRPr="003A55FE">
        <w:rPr>
          <w:rFonts w:ascii="Calibri" w:hAnsi="Calibri"/>
          <w:sz w:val="22"/>
          <w:szCs w:val="22"/>
        </w:rPr>
        <w:t>, conforme a lo establecido en e</w:t>
      </w:r>
      <w:r>
        <w:rPr>
          <w:rFonts w:ascii="Calibri" w:hAnsi="Calibri"/>
          <w:sz w:val="22"/>
          <w:szCs w:val="22"/>
        </w:rPr>
        <w:t xml:space="preserve">sta cláusula, verifique incumplimientos, </w:t>
      </w:r>
      <w:r w:rsidR="00D3080D">
        <w:rPr>
          <w:rFonts w:ascii="Calibri" w:hAnsi="Calibri"/>
          <w:sz w:val="22"/>
          <w:szCs w:val="22"/>
        </w:rPr>
        <w:t>Duoc UC</w:t>
      </w:r>
      <w:r w:rsidRPr="003A55FE">
        <w:rPr>
          <w:rFonts w:ascii="Calibri" w:hAnsi="Calibri"/>
          <w:sz w:val="22"/>
          <w:szCs w:val="22"/>
        </w:rPr>
        <w:t xml:space="preserve"> quedará facultado para hacer efectiva la </w:t>
      </w:r>
      <w:r w:rsidR="00A82F7E">
        <w:rPr>
          <w:rFonts w:ascii="Calibri" w:hAnsi="Calibri"/>
          <w:sz w:val="22"/>
          <w:szCs w:val="22"/>
        </w:rPr>
        <w:t>b</w:t>
      </w:r>
      <w:r w:rsidRPr="003A55FE">
        <w:rPr>
          <w:rFonts w:ascii="Calibri" w:hAnsi="Calibri"/>
          <w:sz w:val="22"/>
          <w:szCs w:val="22"/>
        </w:rPr>
        <w:t xml:space="preserve">oleta de garantía </w:t>
      </w:r>
      <w:r>
        <w:rPr>
          <w:rFonts w:ascii="Calibri" w:hAnsi="Calibri"/>
          <w:sz w:val="22"/>
          <w:szCs w:val="22"/>
        </w:rPr>
        <w:t>por el fiel cumplimiento del contrato</w:t>
      </w:r>
      <w:r w:rsidRPr="003A55FE">
        <w:rPr>
          <w:rFonts w:ascii="Calibri" w:hAnsi="Calibri"/>
          <w:sz w:val="22"/>
          <w:szCs w:val="22"/>
        </w:rPr>
        <w:t>.</w:t>
      </w:r>
    </w:p>
    <w:p w14:paraId="01F1F764" w14:textId="77777777" w:rsidR="00DA7C09" w:rsidRPr="002F2ACC" w:rsidRDefault="00DA7C09" w:rsidP="003A55FE">
      <w:pPr>
        <w:pStyle w:val="Ttulo1"/>
        <w:rPr>
          <w:sz w:val="32"/>
        </w:rPr>
      </w:pPr>
      <w:r>
        <w:t>CASO FORTUITO O FUERZA MAYOR</w:t>
      </w:r>
    </w:p>
    <w:p w14:paraId="3AAC77EB"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Si se presentase una situación de fuerza mayor o caso fortuito en los términos que se encuentra definido por el Código Civil en su artículo 45, el Prestador del Servicio deberá notificar a </w:t>
      </w:r>
      <w:r w:rsidR="00D3080D">
        <w:rPr>
          <w:rFonts w:ascii="Calibri" w:hAnsi="Calibri"/>
          <w:sz w:val="22"/>
          <w:szCs w:val="22"/>
        </w:rPr>
        <w:t>Duoc UC</w:t>
      </w:r>
      <w:r w:rsidRPr="003A55FE">
        <w:rPr>
          <w:rFonts w:ascii="Calibri" w:hAnsi="Calibri"/>
          <w:sz w:val="22"/>
          <w:szCs w:val="22"/>
        </w:rPr>
        <w:t xml:space="preserve"> inmediatamente y por escrito de dicha situación y sus causas, quedando excusada de cumplir las obligaciones que emanen de la adjudicación de la presente licitación, desde el momento de la ocurrencia de la fuerza mayor o caso fortuito hasta la desaparición de la misma</w:t>
      </w:r>
      <w:r w:rsidR="00046228">
        <w:rPr>
          <w:rFonts w:ascii="Calibri" w:hAnsi="Calibri"/>
          <w:sz w:val="22"/>
          <w:szCs w:val="22"/>
        </w:rPr>
        <w:t xml:space="preserve">, siempre que dicha circunstancia haya sido calificada </w:t>
      </w:r>
      <w:r w:rsidR="00976F31">
        <w:rPr>
          <w:rFonts w:ascii="Calibri" w:hAnsi="Calibri"/>
          <w:sz w:val="22"/>
          <w:szCs w:val="22"/>
        </w:rPr>
        <w:t>así</w:t>
      </w:r>
      <w:r w:rsidR="00046228">
        <w:rPr>
          <w:rFonts w:ascii="Calibri" w:hAnsi="Calibri"/>
          <w:sz w:val="22"/>
          <w:szCs w:val="22"/>
        </w:rPr>
        <w:t xml:space="preserve"> por Duoc UC</w:t>
      </w:r>
      <w:r w:rsidRPr="003A55FE">
        <w:rPr>
          <w:rFonts w:ascii="Calibri" w:hAnsi="Calibri"/>
          <w:sz w:val="22"/>
          <w:szCs w:val="22"/>
        </w:rPr>
        <w:t>.</w:t>
      </w:r>
    </w:p>
    <w:p w14:paraId="05813BE2"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Si la situación de fuerza mayor o caso fortuito, se p</w:t>
      </w:r>
      <w:r w:rsidR="009B4F62">
        <w:rPr>
          <w:rFonts w:ascii="Calibri" w:hAnsi="Calibri"/>
          <w:sz w:val="22"/>
          <w:szCs w:val="22"/>
        </w:rPr>
        <w:t>rolongase má</w:t>
      </w:r>
      <w:r w:rsidRPr="003A55FE">
        <w:rPr>
          <w:rFonts w:ascii="Calibri" w:hAnsi="Calibri"/>
          <w:sz w:val="22"/>
          <w:szCs w:val="22"/>
        </w:rPr>
        <w:t>s allá de lo razonable o previsible, según la naturaleza del bien o servicio comprendido en el contrato, o fuere evidente que éste ya no podrá cumplirse, cualquiera de las partes estará facultada para resolver el contrato que se suscriba, sin más responsabilidades que el pago de las cantidades adeudadas a la fecha del caso fortuito o fuerza mayor.</w:t>
      </w:r>
    </w:p>
    <w:p w14:paraId="49E2F87C"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Sin perjuicio de lo anterior, en ningún caso se considerará caso fortuito o causal de fuerz</w:t>
      </w:r>
      <w:r w:rsidR="00976F31">
        <w:rPr>
          <w:rFonts w:ascii="Calibri" w:hAnsi="Calibri"/>
          <w:sz w:val="22"/>
          <w:szCs w:val="22"/>
        </w:rPr>
        <w:t>a mayor</w:t>
      </w:r>
      <w:r w:rsidR="00976F31" w:rsidRPr="00976F31">
        <w:rPr>
          <w:rFonts w:ascii="Calibri" w:hAnsi="Calibri"/>
          <w:sz w:val="22"/>
          <w:szCs w:val="22"/>
        </w:rPr>
        <w:t xml:space="preserve"> las circunstancias que le fueren imputables al prestador del servicio o que este en razón de su gir</w:t>
      </w:r>
      <w:r w:rsidR="00976F31">
        <w:rPr>
          <w:rFonts w:ascii="Calibri" w:hAnsi="Calibri"/>
          <w:sz w:val="22"/>
          <w:szCs w:val="22"/>
        </w:rPr>
        <w:t>o hubiere podido y debido preve</w:t>
      </w:r>
      <w:r w:rsidR="00976F31" w:rsidRPr="00976F31">
        <w:rPr>
          <w:rFonts w:ascii="Calibri" w:hAnsi="Calibri"/>
          <w:sz w:val="22"/>
          <w:szCs w:val="22"/>
        </w:rPr>
        <w:t>r, tales como</w:t>
      </w:r>
      <w:r w:rsidRPr="003A55FE">
        <w:rPr>
          <w:rFonts w:ascii="Calibri" w:hAnsi="Calibri"/>
          <w:sz w:val="22"/>
          <w:szCs w:val="22"/>
        </w:rPr>
        <w:t>:</w:t>
      </w:r>
    </w:p>
    <w:p w14:paraId="23638D68"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a)</w:t>
      </w:r>
      <w:r w:rsidRPr="003A55FE">
        <w:rPr>
          <w:rFonts w:ascii="Calibri" w:hAnsi="Calibri"/>
          <w:sz w:val="22"/>
          <w:szCs w:val="22"/>
        </w:rPr>
        <w:tab/>
        <w:t>El embargo de los bienes del Prestador del Servicio.</w:t>
      </w:r>
    </w:p>
    <w:p w14:paraId="3D3498E3"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b)</w:t>
      </w:r>
      <w:r w:rsidRPr="003A55FE">
        <w:rPr>
          <w:rFonts w:ascii="Calibri" w:hAnsi="Calibri"/>
          <w:sz w:val="22"/>
          <w:szCs w:val="22"/>
        </w:rPr>
        <w:tab/>
        <w:t>Las acciones que pueda ordenar la autoridad que impidan al Prestador del Servicio desarrollar su labor por no cumplir con las disposiciones legales o reglamentarias que le correspondan.</w:t>
      </w:r>
    </w:p>
    <w:p w14:paraId="25DA0898" w14:textId="77777777" w:rsidR="00F0522E"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c)</w:t>
      </w:r>
      <w:r w:rsidRPr="003A55FE">
        <w:rPr>
          <w:rFonts w:ascii="Calibri" w:hAnsi="Calibri"/>
          <w:sz w:val="22"/>
          <w:szCs w:val="22"/>
        </w:rPr>
        <w:tab/>
        <w:t>La huelga de los trabajadores del Prestador del Servicio o de alguno de sus contratistas o subcontratistas.</w:t>
      </w:r>
    </w:p>
    <w:p w14:paraId="388877AD" w14:textId="77777777" w:rsidR="00DA7C09" w:rsidRPr="002F2ACC" w:rsidRDefault="00DA7C09" w:rsidP="003A55FE">
      <w:pPr>
        <w:pStyle w:val="Ttulo1"/>
        <w:rPr>
          <w:sz w:val="32"/>
        </w:rPr>
      </w:pPr>
      <w:r>
        <w:t>CUMPLIMIENTO NORMATIVO</w:t>
      </w:r>
    </w:p>
    <w:p w14:paraId="6663F41F"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El Prestador del Servicio será responsable de cumplir con todas las leyes, reglamentaciones, ordenanzas y disposiciones gubernamentales vigentes en Chile y liberará a </w:t>
      </w:r>
      <w:r w:rsidR="00D3080D">
        <w:rPr>
          <w:rFonts w:ascii="Calibri" w:hAnsi="Calibri"/>
          <w:sz w:val="22"/>
          <w:szCs w:val="22"/>
        </w:rPr>
        <w:t>Duoc UC</w:t>
      </w:r>
      <w:r w:rsidRPr="003A55FE">
        <w:rPr>
          <w:rFonts w:ascii="Calibri" w:hAnsi="Calibri"/>
          <w:sz w:val="22"/>
          <w:szCs w:val="22"/>
        </w:rPr>
        <w:t xml:space="preserve"> de todas las responsabilidades y daños que pueda producir el incumplimiento de las mismas.</w:t>
      </w:r>
    </w:p>
    <w:p w14:paraId="23994605"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 xml:space="preserve">En consecuencia, el Prestador del Servicio defenderá, indemnizará y mantendrá a salvo a </w:t>
      </w:r>
      <w:r w:rsidR="00D3080D">
        <w:rPr>
          <w:rFonts w:ascii="Calibri" w:hAnsi="Calibri"/>
          <w:sz w:val="22"/>
          <w:szCs w:val="22"/>
        </w:rPr>
        <w:t>Duoc UC</w:t>
      </w:r>
      <w:r w:rsidRPr="003A55FE">
        <w:rPr>
          <w:rFonts w:ascii="Calibri" w:hAnsi="Calibri"/>
          <w:sz w:val="22"/>
          <w:szCs w:val="22"/>
        </w:rPr>
        <w:t xml:space="preserve"> y a sus respectivos directores, funcionarios, empleados, representantes y agentes de </w:t>
      </w:r>
      <w:r w:rsidR="00D3080D">
        <w:rPr>
          <w:rFonts w:ascii="Calibri" w:hAnsi="Calibri"/>
          <w:sz w:val="22"/>
          <w:szCs w:val="22"/>
        </w:rPr>
        <w:t>Duoc UC</w:t>
      </w:r>
      <w:r w:rsidRPr="003A55FE">
        <w:rPr>
          <w:rFonts w:ascii="Calibri" w:hAnsi="Calibri"/>
          <w:sz w:val="22"/>
          <w:szCs w:val="22"/>
        </w:rPr>
        <w:t xml:space="preserve"> (“</w:t>
      </w:r>
      <w:r w:rsidRPr="003A55FE">
        <w:rPr>
          <w:rFonts w:ascii="Calibri" w:hAnsi="Calibri"/>
          <w:sz w:val="22"/>
          <w:szCs w:val="22"/>
          <w:u w:val="single"/>
        </w:rPr>
        <w:t>Indemnizados</w:t>
      </w:r>
      <w:r w:rsidRPr="003A55FE">
        <w:rPr>
          <w:rFonts w:ascii="Calibri" w:hAnsi="Calibri"/>
          <w:sz w:val="22"/>
          <w:szCs w:val="22"/>
        </w:rPr>
        <w:t>”) de y en contra de cualquier reclamación, acción, demanda, y procedimiento legal (conjuntamente “</w:t>
      </w:r>
      <w:r w:rsidRPr="003A55FE">
        <w:rPr>
          <w:rFonts w:ascii="Calibri" w:hAnsi="Calibri"/>
          <w:sz w:val="22"/>
          <w:szCs w:val="22"/>
          <w:u w:val="single"/>
        </w:rPr>
        <w:t>Reclamo(s)</w:t>
      </w:r>
      <w:r w:rsidRPr="003A55FE">
        <w:rPr>
          <w:rFonts w:ascii="Calibri" w:hAnsi="Calibri"/>
          <w:sz w:val="22"/>
          <w:szCs w:val="22"/>
        </w:rPr>
        <w:t>”) y de toda responsabilidad, daño, pérdida, juicio, declaración autorizada, costos y gastos directos e indirectos incluyendo, sin limitación, los honorarios razonables de los abogados (en adelante “</w:t>
      </w:r>
      <w:r w:rsidRPr="003A55FE">
        <w:rPr>
          <w:rFonts w:ascii="Calibri" w:hAnsi="Calibri"/>
          <w:sz w:val="22"/>
          <w:szCs w:val="22"/>
          <w:u w:val="single"/>
        </w:rPr>
        <w:t>Daños</w:t>
      </w:r>
      <w:r w:rsidRPr="003A55FE">
        <w:rPr>
          <w:rFonts w:ascii="Calibri" w:hAnsi="Calibri"/>
          <w:sz w:val="22"/>
          <w:szCs w:val="22"/>
        </w:rPr>
        <w:t>”) que surjan de o en relación con: (a) cualesquiera actos u omisiones presuntos o reales del Prestador del Servicio, incluyendo pero no limitado a, fraude o conducta dolosa o intencional cometidos por el Prestador del Servicio, o por su la falta de desempeño o cumplimiento con los términos o condiciones del Contrato; (b) cualquier violación y/o usurpación presunta o real por el Prestador del Servicio de cualquier derecho de autor, patente, marca registrada, secreto industrial u otro derecho propietario o de propiedad intelectual de cualquier tercero y (c) la violación a cualquier norma, regla, orden o reglamento por parte del Prestador del Servicio.</w:t>
      </w:r>
    </w:p>
    <w:p w14:paraId="4A1FF1DA" w14:textId="77777777" w:rsidR="00866939"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lastRenderedPageBreak/>
        <w:t xml:space="preserve">En caso de cualquier Reclamación, </w:t>
      </w:r>
      <w:r w:rsidR="00D3080D">
        <w:rPr>
          <w:rFonts w:ascii="Calibri" w:hAnsi="Calibri"/>
          <w:sz w:val="22"/>
          <w:szCs w:val="22"/>
        </w:rPr>
        <w:t>Duoc UC</w:t>
      </w:r>
      <w:r w:rsidRPr="003A55FE">
        <w:rPr>
          <w:rFonts w:ascii="Calibri" w:hAnsi="Calibri"/>
          <w:sz w:val="22"/>
          <w:szCs w:val="22"/>
        </w:rPr>
        <w:t xml:space="preserve">: (a) notificará de inmediato al Prestador del Servicio; (b) a costo del Prestador del Servicio, cooperará razonablemente con el Prestador del Servicio en la defensa del mismo o, a criterio de </w:t>
      </w:r>
      <w:r w:rsidR="00D3080D">
        <w:rPr>
          <w:rFonts w:ascii="Calibri" w:hAnsi="Calibri"/>
          <w:sz w:val="22"/>
          <w:szCs w:val="22"/>
        </w:rPr>
        <w:t>Duoc UC</w:t>
      </w:r>
      <w:r w:rsidRPr="003A55FE">
        <w:rPr>
          <w:rFonts w:ascii="Calibri" w:hAnsi="Calibri"/>
          <w:sz w:val="22"/>
          <w:szCs w:val="22"/>
        </w:rPr>
        <w:t xml:space="preserve">, asumirá la defensa con abogados de </w:t>
      </w:r>
      <w:r w:rsidR="00D3080D">
        <w:rPr>
          <w:rFonts w:ascii="Calibri" w:hAnsi="Calibri"/>
          <w:sz w:val="22"/>
          <w:szCs w:val="22"/>
        </w:rPr>
        <w:t>Duoc UC</w:t>
      </w:r>
      <w:r w:rsidRPr="003A55FE">
        <w:rPr>
          <w:rFonts w:ascii="Calibri" w:hAnsi="Calibri"/>
          <w:sz w:val="22"/>
          <w:szCs w:val="22"/>
        </w:rPr>
        <w:t xml:space="preserve">, también a exclusivo costo del Prestador del Servicio; y (c) no conciliará dicha Reclamación sin el consentimiento del Prestador del Servicio, a la cual el Prestador del Servicio acepta no negarse injustificadamente. En caso que el Prestador del Servicio asuma la defensa de </w:t>
      </w:r>
      <w:r w:rsidR="00D3080D">
        <w:rPr>
          <w:rFonts w:ascii="Calibri" w:hAnsi="Calibri"/>
          <w:sz w:val="22"/>
          <w:szCs w:val="22"/>
        </w:rPr>
        <w:t>Duoc UC</w:t>
      </w:r>
      <w:r w:rsidRPr="003A55FE">
        <w:rPr>
          <w:rFonts w:ascii="Calibri" w:hAnsi="Calibri"/>
          <w:sz w:val="22"/>
          <w:szCs w:val="22"/>
        </w:rPr>
        <w:t xml:space="preserve">, el Prestador del Servicio mantendrá informado a </w:t>
      </w:r>
      <w:r w:rsidR="00D3080D">
        <w:rPr>
          <w:rFonts w:ascii="Calibri" w:hAnsi="Calibri"/>
          <w:sz w:val="22"/>
          <w:szCs w:val="22"/>
        </w:rPr>
        <w:t>Duoc UC</w:t>
      </w:r>
      <w:r w:rsidRPr="003A55FE">
        <w:rPr>
          <w:rFonts w:ascii="Calibri" w:hAnsi="Calibri"/>
          <w:sz w:val="22"/>
          <w:szCs w:val="22"/>
        </w:rPr>
        <w:t xml:space="preserve"> en todo momento sobre el estatus de la defensa y consultará con </w:t>
      </w:r>
      <w:r w:rsidR="00D3080D">
        <w:rPr>
          <w:rFonts w:ascii="Calibri" w:hAnsi="Calibri"/>
          <w:sz w:val="22"/>
          <w:szCs w:val="22"/>
        </w:rPr>
        <w:t>Duoc UC</w:t>
      </w:r>
      <w:r w:rsidRPr="003A55FE">
        <w:rPr>
          <w:rFonts w:ascii="Calibri" w:hAnsi="Calibri"/>
          <w:sz w:val="22"/>
          <w:szCs w:val="22"/>
        </w:rPr>
        <w:t xml:space="preserve"> (o los abogados de </w:t>
      </w:r>
      <w:r w:rsidR="00D3080D">
        <w:rPr>
          <w:rFonts w:ascii="Calibri" w:hAnsi="Calibri"/>
          <w:sz w:val="22"/>
          <w:szCs w:val="22"/>
        </w:rPr>
        <w:t>Duoc UC</w:t>
      </w:r>
      <w:r w:rsidRPr="003A55FE">
        <w:rPr>
          <w:rFonts w:ascii="Calibri" w:hAnsi="Calibri"/>
          <w:sz w:val="22"/>
          <w:szCs w:val="22"/>
        </w:rPr>
        <w:t xml:space="preserve">) en lo concerniente a la estrategia a seguir; y el Prestador del Servicio no conciliará dicha reclamación sin el consentimiento previo por escrito de </w:t>
      </w:r>
      <w:r w:rsidR="00D3080D">
        <w:rPr>
          <w:rFonts w:ascii="Calibri" w:hAnsi="Calibri"/>
          <w:sz w:val="22"/>
          <w:szCs w:val="22"/>
        </w:rPr>
        <w:t>Duoc UC</w:t>
      </w:r>
      <w:r w:rsidRPr="003A55FE">
        <w:rPr>
          <w:rFonts w:ascii="Calibri" w:hAnsi="Calibri"/>
          <w:sz w:val="22"/>
          <w:szCs w:val="22"/>
        </w:rPr>
        <w:t xml:space="preserve">, dicho consentimiento no podrá ser negado injustificadamente. En el caso que el inicio de algún procedimiento contra </w:t>
      </w:r>
      <w:r w:rsidR="00D3080D">
        <w:rPr>
          <w:rFonts w:ascii="Calibri" w:hAnsi="Calibri"/>
          <w:sz w:val="22"/>
          <w:szCs w:val="22"/>
        </w:rPr>
        <w:t>Duoc UC</w:t>
      </w:r>
      <w:r w:rsidRPr="003A55FE">
        <w:rPr>
          <w:rFonts w:ascii="Calibri" w:hAnsi="Calibri"/>
          <w:sz w:val="22"/>
          <w:szCs w:val="22"/>
        </w:rPr>
        <w:t xml:space="preserve"> requiriera la constitución de una garantía, caución, aval o fianza para impedir que se ocasionen o se agraven perjuicios a </w:t>
      </w:r>
      <w:r w:rsidR="00D3080D">
        <w:rPr>
          <w:rFonts w:ascii="Calibri" w:hAnsi="Calibri"/>
          <w:sz w:val="22"/>
          <w:szCs w:val="22"/>
        </w:rPr>
        <w:t>Duoc UC</w:t>
      </w:r>
      <w:r w:rsidRPr="003A55FE">
        <w:rPr>
          <w:rFonts w:ascii="Calibri" w:hAnsi="Calibri"/>
          <w:sz w:val="22"/>
          <w:szCs w:val="22"/>
        </w:rPr>
        <w:t>, el Prestador del Servicio deberá obtener y depositar, a su exclusivo costo y cargo las garantías requeridas.</w:t>
      </w:r>
    </w:p>
    <w:p w14:paraId="468E0F56" w14:textId="77777777" w:rsidR="00DA7C09" w:rsidRPr="002F2ACC" w:rsidRDefault="00DA7C09" w:rsidP="003A55FE">
      <w:pPr>
        <w:pStyle w:val="Ttulo1"/>
        <w:rPr>
          <w:sz w:val="32"/>
        </w:rPr>
      </w:pPr>
      <w:r>
        <w:t>BUENA FE</w:t>
      </w:r>
    </w:p>
    <w:p w14:paraId="52EF3999"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Las Partes se comprometen especialmente a actuar de buena fe, de acuerdo a lo establecido en el artículo 1.546 del Código Civil. Por lo mismo, el presente Contrato obliga no sólo a lo que se expresa en éste, sino a todas las cosas que emanan precisamente de la naturaleza de la obligaciones establecidas en este Contrato, o que por la ley o la costumbre pertenecen a éste.</w:t>
      </w:r>
    </w:p>
    <w:p w14:paraId="3E8176E0"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Dicha obligación de actuar de buena fe además se extiende, entre otras cosas, al cumplimiento de las obligaciones del presenten Contrato, a la interpretación de este instrumento y a la resolución de cualquier duda, dificultad o controversia, de cualquier naturaleza, que se suscite entre las Partes con motivo de la interpretación, ejecución, cumplimiento del presente Contrato o sobre su validez, eficacia u otro materia relativa a la fuerza obligatoria.</w:t>
      </w:r>
    </w:p>
    <w:p w14:paraId="07BA567B" w14:textId="77777777" w:rsidR="00165416" w:rsidRPr="002F2ACC" w:rsidRDefault="00165416" w:rsidP="003A55FE">
      <w:pPr>
        <w:pStyle w:val="Ttulo1"/>
        <w:rPr>
          <w:sz w:val="32"/>
        </w:rPr>
      </w:pPr>
      <w:r>
        <w:t>COMUNICACIONES Y NOTIFICACIONES</w:t>
      </w:r>
    </w:p>
    <w:p w14:paraId="12945DC4" w14:textId="77777777" w:rsidR="0018609C" w:rsidRPr="003A55FE" w:rsidRDefault="0018609C">
      <w:pPr>
        <w:spacing w:after="220"/>
        <w:jc w:val="both"/>
        <w:rPr>
          <w:rFonts w:ascii="Calibri" w:hAnsi="Calibri"/>
          <w:sz w:val="22"/>
          <w:szCs w:val="22"/>
        </w:rPr>
      </w:pPr>
      <w:r w:rsidRPr="003A55FE">
        <w:rPr>
          <w:rFonts w:ascii="Calibri" w:hAnsi="Calibri"/>
          <w:sz w:val="22"/>
          <w:szCs w:val="22"/>
        </w:rPr>
        <w:t>Todo aviso, notificación, requerimiento, reclamo y cualquier otra comunicación que deba efectuarse de conformidad con lo dispuesto en este contrato, se efectuará mediante carta certificada o correo electrónico a las siguientes personas:</w:t>
      </w:r>
    </w:p>
    <w:p w14:paraId="60DDDAB4" w14:textId="77777777" w:rsidR="00A62F02" w:rsidRDefault="00A62F02" w:rsidP="00A62F02">
      <w:pPr>
        <w:spacing w:after="0"/>
        <w:ind w:left="567"/>
        <w:jc w:val="both"/>
        <w:rPr>
          <w:rFonts w:ascii="Calibri" w:hAnsi="Calibri"/>
          <w:sz w:val="22"/>
          <w:szCs w:val="22"/>
        </w:rPr>
      </w:pPr>
      <w:r>
        <w:rPr>
          <w:rFonts w:ascii="Calibri" w:hAnsi="Calibri"/>
          <w:sz w:val="22"/>
          <w:szCs w:val="22"/>
        </w:rPr>
        <w:t>Por parte de DUOC UC, contraparte técnica:</w:t>
      </w:r>
    </w:p>
    <w:p w14:paraId="3A1C1591" w14:textId="77777777" w:rsidR="00A62F02" w:rsidRDefault="00A62F02" w:rsidP="00A62F02">
      <w:pPr>
        <w:spacing w:after="0"/>
        <w:ind w:left="567"/>
        <w:jc w:val="both"/>
        <w:rPr>
          <w:rFonts w:ascii="Calibri" w:hAnsi="Calibri"/>
          <w:sz w:val="22"/>
          <w:szCs w:val="22"/>
        </w:rPr>
      </w:pPr>
      <w:r>
        <w:rPr>
          <w:rFonts w:ascii="Calibri" w:hAnsi="Calibri"/>
          <w:sz w:val="22"/>
          <w:szCs w:val="22"/>
        </w:rPr>
        <w:t>Sr: Cristian Roa Medina</w:t>
      </w:r>
    </w:p>
    <w:p w14:paraId="62741DE9" w14:textId="77777777" w:rsidR="00A62F02" w:rsidRDefault="00A62F02" w:rsidP="00A62F02">
      <w:pPr>
        <w:spacing w:after="0"/>
        <w:ind w:left="567"/>
        <w:jc w:val="both"/>
        <w:rPr>
          <w:rFonts w:ascii="Calibri" w:hAnsi="Calibri"/>
          <w:sz w:val="22"/>
          <w:szCs w:val="22"/>
        </w:rPr>
      </w:pPr>
      <w:r>
        <w:rPr>
          <w:rFonts w:ascii="Calibri" w:hAnsi="Calibri"/>
          <w:sz w:val="22"/>
          <w:szCs w:val="22"/>
        </w:rPr>
        <w:t>Domicilio: Eliodoro Yáñez 1595 - Piso 7</w:t>
      </w:r>
    </w:p>
    <w:p w14:paraId="1BAC635D" w14:textId="77777777" w:rsidR="00A62F02" w:rsidRDefault="00A62F02" w:rsidP="00A62F02">
      <w:pPr>
        <w:spacing w:after="0"/>
        <w:ind w:left="567"/>
        <w:jc w:val="both"/>
        <w:rPr>
          <w:rFonts w:ascii="Calibri" w:hAnsi="Calibri"/>
          <w:sz w:val="22"/>
          <w:szCs w:val="22"/>
        </w:rPr>
      </w:pPr>
      <w:r>
        <w:rPr>
          <w:rFonts w:ascii="Calibri" w:hAnsi="Calibri"/>
          <w:sz w:val="22"/>
          <w:szCs w:val="22"/>
        </w:rPr>
        <w:t>Teléfono: +562 2354 00 49</w:t>
      </w:r>
    </w:p>
    <w:p w14:paraId="3F6CB9F5" w14:textId="77777777" w:rsidR="00A62F02" w:rsidRDefault="00A62F02" w:rsidP="00A62F02">
      <w:pPr>
        <w:spacing w:after="0"/>
        <w:ind w:left="567"/>
        <w:jc w:val="both"/>
        <w:rPr>
          <w:rFonts w:ascii="Calibri" w:hAnsi="Calibri"/>
          <w:sz w:val="22"/>
          <w:szCs w:val="22"/>
        </w:rPr>
      </w:pPr>
      <w:r>
        <w:rPr>
          <w:rFonts w:ascii="Calibri" w:hAnsi="Calibri"/>
          <w:sz w:val="22"/>
          <w:szCs w:val="22"/>
        </w:rPr>
        <w:t xml:space="preserve">Correo electrónico: croa@duoc.cl </w:t>
      </w:r>
    </w:p>
    <w:p w14:paraId="4926B74E" w14:textId="77777777" w:rsidR="00162DF3" w:rsidRPr="00162DF3" w:rsidRDefault="00162DF3" w:rsidP="00162DF3">
      <w:pPr>
        <w:spacing w:after="0"/>
        <w:ind w:left="567"/>
        <w:jc w:val="both"/>
        <w:rPr>
          <w:rFonts w:ascii="Calibri" w:hAnsi="Calibri"/>
          <w:sz w:val="22"/>
          <w:szCs w:val="22"/>
        </w:rPr>
      </w:pPr>
    </w:p>
    <w:p w14:paraId="6D531A3A" w14:textId="77777777" w:rsidR="00162DF3" w:rsidRPr="00162DF3" w:rsidRDefault="00162DF3" w:rsidP="00162DF3">
      <w:pPr>
        <w:spacing w:after="0"/>
        <w:ind w:left="567"/>
        <w:jc w:val="both"/>
        <w:rPr>
          <w:rFonts w:ascii="Calibri" w:hAnsi="Calibri"/>
          <w:sz w:val="22"/>
          <w:szCs w:val="22"/>
        </w:rPr>
      </w:pPr>
      <w:r w:rsidRPr="00162DF3">
        <w:rPr>
          <w:rFonts w:ascii="Calibri" w:hAnsi="Calibri"/>
          <w:sz w:val="22"/>
          <w:szCs w:val="22"/>
        </w:rPr>
        <w:t>Por parte de DUOC UC, contraparte administrativa:</w:t>
      </w:r>
    </w:p>
    <w:p w14:paraId="28221CAE" w14:textId="77777777" w:rsidR="00162DF3" w:rsidRPr="00162DF3" w:rsidRDefault="00162DF3" w:rsidP="00162DF3">
      <w:pPr>
        <w:spacing w:after="0"/>
        <w:ind w:left="567"/>
        <w:jc w:val="both"/>
        <w:rPr>
          <w:rFonts w:ascii="Calibri" w:hAnsi="Calibri"/>
          <w:sz w:val="22"/>
          <w:szCs w:val="22"/>
        </w:rPr>
      </w:pPr>
      <w:r w:rsidRPr="00162DF3">
        <w:rPr>
          <w:rFonts w:ascii="Calibri" w:hAnsi="Calibri"/>
          <w:sz w:val="22"/>
          <w:szCs w:val="22"/>
        </w:rPr>
        <w:t>Sr:</w:t>
      </w:r>
      <w:r w:rsidR="00526AFA">
        <w:rPr>
          <w:rFonts w:ascii="Calibri" w:hAnsi="Calibri"/>
          <w:sz w:val="22"/>
          <w:szCs w:val="22"/>
        </w:rPr>
        <w:t xml:space="preserve"> Rodrigo Lavin</w:t>
      </w:r>
    </w:p>
    <w:p w14:paraId="3FB3118F" w14:textId="77777777" w:rsidR="00162DF3" w:rsidRPr="00162DF3" w:rsidRDefault="00162DF3" w:rsidP="00162DF3">
      <w:pPr>
        <w:spacing w:after="0"/>
        <w:ind w:left="567"/>
        <w:jc w:val="both"/>
        <w:rPr>
          <w:rFonts w:ascii="Calibri" w:hAnsi="Calibri"/>
          <w:sz w:val="22"/>
          <w:szCs w:val="22"/>
        </w:rPr>
      </w:pPr>
      <w:r w:rsidRPr="00162DF3">
        <w:rPr>
          <w:rFonts w:ascii="Calibri" w:hAnsi="Calibri"/>
          <w:sz w:val="22"/>
          <w:szCs w:val="22"/>
        </w:rPr>
        <w:t>Domicilio: Eliodoro Yáñez 1595 - Piso 7</w:t>
      </w:r>
    </w:p>
    <w:p w14:paraId="53B56654" w14:textId="77777777" w:rsidR="00162DF3" w:rsidRPr="00162DF3" w:rsidRDefault="00162DF3" w:rsidP="00162DF3">
      <w:pPr>
        <w:spacing w:after="0"/>
        <w:ind w:left="567"/>
        <w:jc w:val="both"/>
        <w:rPr>
          <w:rFonts w:ascii="Calibri" w:hAnsi="Calibri"/>
          <w:sz w:val="22"/>
          <w:szCs w:val="22"/>
        </w:rPr>
      </w:pPr>
      <w:r w:rsidRPr="00162DF3">
        <w:rPr>
          <w:rFonts w:ascii="Calibri" w:hAnsi="Calibri"/>
          <w:sz w:val="22"/>
          <w:szCs w:val="22"/>
        </w:rPr>
        <w:t>Teléfono</w:t>
      </w:r>
      <w:r w:rsidR="00C43643" w:rsidRPr="00162DF3">
        <w:rPr>
          <w:rFonts w:ascii="Calibri" w:hAnsi="Calibri"/>
          <w:sz w:val="22"/>
          <w:szCs w:val="22"/>
        </w:rPr>
        <w:t xml:space="preserve">: </w:t>
      </w:r>
      <w:r w:rsidR="00C43643">
        <w:rPr>
          <w:rFonts w:ascii="Calibri" w:hAnsi="Calibri"/>
          <w:sz w:val="22"/>
          <w:szCs w:val="22"/>
        </w:rPr>
        <w:t>+</w:t>
      </w:r>
      <w:r w:rsidR="00EA2B86">
        <w:rPr>
          <w:rFonts w:ascii="Calibri" w:hAnsi="Calibri"/>
          <w:sz w:val="22"/>
          <w:szCs w:val="22"/>
        </w:rPr>
        <w:t xml:space="preserve">562 2354 00 00, anexo </w:t>
      </w:r>
      <w:r w:rsidR="00526AFA">
        <w:rPr>
          <w:rFonts w:ascii="Calibri" w:hAnsi="Calibri"/>
          <w:sz w:val="22"/>
          <w:szCs w:val="22"/>
        </w:rPr>
        <w:t>1141</w:t>
      </w:r>
    </w:p>
    <w:p w14:paraId="71237403" w14:textId="77777777" w:rsidR="00162DF3" w:rsidRPr="00162DF3" w:rsidRDefault="00162DF3" w:rsidP="00162DF3">
      <w:pPr>
        <w:spacing w:after="0"/>
        <w:ind w:left="567"/>
        <w:jc w:val="both"/>
        <w:rPr>
          <w:rFonts w:ascii="Calibri" w:hAnsi="Calibri"/>
          <w:sz w:val="22"/>
          <w:szCs w:val="22"/>
        </w:rPr>
      </w:pPr>
      <w:r w:rsidRPr="00162DF3">
        <w:rPr>
          <w:rFonts w:ascii="Calibri" w:hAnsi="Calibri"/>
          <w:sz w:val="22"/>
          <w:szCs w:val="22"/>
        </w:rPr>
        <w:t xml:space="preserve">Correo electrónico: </w:t>
      </w:r>
      <w:r w:rsidR="00526AFA">
        <w:rPr>
          <w:rFonts w:ascii="Calibri" w:hAnsi="Calibri"/>
          <w:sz w:val="22"/>
          <w:szCs w:val="22"/>
        </w:rPr>
        <w:t>rlavin</w:t>
      </w:r>
      <w:r w:rsidR="00EA2B86">
        <w:rPr>
          <w:rFonts w:ascii="Calibri" w:hAnsi="Calibri"/>
          <w:sz w:val="22"/>
          <w:szCs w:val="22"/>
        </w:rPr>
        <w:t>@duoc.cl</w:t>
      </w:r>
      <w:r w:rsidRPr="00162DF3">
        <w:rPr>
          <w:rFonts w:ascii="Calibri" w:hAnsi="Calibri"/>
          <w:sz w:val="22"/>
          <w:szCs w:val="22"/>
        </w:rPr>
        <w:t xml:space="preserve"> </w:t>
      </w:r>
    </w:p>
    <w:p w14:paraId="78268C93" w14:textId="77777777" w:rsidR="00162DF3" w:rsidRPr="00162DF3" w:rsidRDefault="00162DF3" w:rsidP="00162DF3">
      <w:pPr>
        <w:spacing w:after="0"/>
        <w:ind w:left="567"/>
        <w:jc w:val="both"/>
        <w:rPr>
          <w:rFonts w:ascii="Calibri" w:hAnsi="Calibri"/>
          <w:sz w:val="22"/>
          <w:szCs w:val="22"/>
        </w:rPr>
      </w:pPr>
    </w:p>
    <w:p w14:paraId="79EBDC69" w14:textId="77777777" w:rsidR="0018609C" w:rsidRPr="003A55FE" w:rsidRDefault="0018609C" w:rsidP="00EA2B86">
      <w:pPr>
        <w:spacing w:after="0"/>
        <w:ind w:left="567"/>
        <w:jc w:val="both"/>
        <w:rPr>
          <w:rFonts w:ascii="Calibri" w:hAnsi="Calibri"/>
          <w:b/>
          <w:sz w:val="22"/>
          <w:szCs w:val="22"/>
        </w:rPr>
      </w:pPr>
      <w:r w:rsidRPr="003A55FE">
        <w:rPr>
          <w:rFonts w:ascii="Calibri" w:hAnsi="Calibri"/>
          <w:sz w:val="22"/>
          <w:szCs w:val="22"/>
        </w:rPr>
        <w:t>Para el Prestador de Servicios:</w:t>
      </w:r>
    </w:p>
    <w:p w14:paraId="68738F78" w14:textId="77777777" w:rsidR="0018609C" w:rsidRPr="003A55FE" w:rsidRDefault="00F12860">
      <w:pPr>
        <w:spacing w:after="0"/>
        <w:ind w:left="567"/>
        <w:jc w:val="both"/>
        <w:rPr>
          <w:rFonts w:ascii="Calibri" w:hAnsi="Calibri"/>
          <w:sz w:val="22"/>
          <w:szCs w:val="22"/>
        </w:rPr>
      </w:pPr>
      <w:r>
        <w:rPr>
          <w:rFonts w:ascii="Calibri" w:hAnsi="Calibri"/>
          <w:sz w:val="22"/>
          <w:szCs w:val="22"/>
        </w:rPr>
        <w:t xml:space="preserve">Sr: </w:t>
      </w:r>
      <w:r w:rsidR="003040AA">
        <w:rPr>
          <w:rFonts w:ascii="Calibri" w:hAnsi="Calibri"/>
          <w:sz w:val="22"/>
          <w:szCs w:val="22"/>
        </w:rPr>
        <w:t>Luis Ramirez Donoso</w:t>
      </w:r>
    </w:p>
    <w:p w14:paraId="3453DB04" w14:textId="77777777" w:rsidR="0018609C" w:rsidRDefault="0018609C">
      <w:pPr>
        <w:spacing w:after="0"/>
        <w:ind w:left="567"/>
        <w:jc w:val="both"/>
        <w:rPr>
          <w:rFonts w:ascii="Calibri" w:hAnsi="Calibri"/>
          <w:sz w:val="22"/>
          <w:szCs w:val="22"/>
        </w:rPr>
      </w:pPr>
      <w:r w:rsidRPr="003A55FE">
        <w:rPr>
          <w:rFonts w:ascii="Calibri" w:hAnsi="Calibri"/>
          <w:sz w:val="22"/>
          <w:szCs w:val="22"/>
        </w:rPr>
        <w:t>Domicilio</w:t>
      </w:r>
      <w:r w:rsidR="003040AA">
        <w:rPr>
          <w:rFonts w:ascii="Calibri" w:hAnsi="Calibri"/>
          <w:sz w:val="22"/>
          <w:szCs w:val="22"/>
        </w:rPr>
        <w:t>: Nueva Providencia 1881, oficina 1620, Providencia, Santiago</w:t>
      </w:r>
    </w:p>
    <w:p w14:paraId="1005FBED" w14:textId="77777777" w:rsidR="009B4F62" w:rsidRPr="003A55FE" w:rsidRDefault="00F12860">
      <w:pPr>
        <w:spacing w:after="0"/>
        <w:ind w:left="567"/>
        <w:jc w:val="both"/>
        <w:rPr>
          <w:rFonts w:ascii="Calibri" w:hAnsi="Calibri"/>
          <w:sz w:val="22"/>
          <w:szCs w:val="22"/>
        </w:rPr>
      </w:pPr>
      <w:r>
        <w:rPr>
          <w:rFonts w:ascii="Calibri" w:hAnsi="Calibri"/>
          <w:sz w:val="22"/>
          <w:szCs w:val="22"/>
        </w:rPr>
        <w:t xml:space="preserve">Teléfono: </w:t>
      </w:r>
      <w:r w:rsidR="003040AA">
        <w:rPr>
          <w:rFonts w:ascii="Calibri" w:hAnsi="Calibri"/>
          <w:sz w:val="22"/>
          <w:szCs w:val="22"/>
        </w:rPr>
        <w:t>+56993279142</w:t>
      </w:r>
    </w:p>
    <w:p w14:paraId="509E73E9" w14:textId="77777777" w:rsidR="0018609C" w:rsidRPr="003A55FE" w:rsidRDefault="0018609C">
      <w:pPr>
        <w:spacing w:after="0"/>
        <w:ind w:left="567"/>
        <w:jc w:val="both"/>
        <w:rPr>
          <w:rFonts w:ascii="Calibri" w:hAnsi="Calibri"/>
          <w:sz w:val="22"/>
          <w:szCs w:val="22"/>
        </w:rPr>
      </w:pPr>
      <w:r w:rsidRPr="003A55FE">
        <w:rPr>
          <w:rFonts w:ascii="Calibri" w:hAnsi="Calibri"/>
          <w:sz w:val="22"/>
          <w:szCs w:val="22"/>
        </w:rPr>
        <w:t>Correo electrónico:</w:t>
      </w:r>
      <w:r w:rsidR="00F12860">
        <w:rPr>
          <w:rFonts w:ascii="Calibri" w:hAnsi="Calibri"/>
          <w:sz w:val="22"/>
          <w:szCs w:val="22"/>
        </w:rPr>
        <w:t xml:space="preserve"> </w:t>
      </w:r>
      <w:r w:rsidR="003040AA">
        <w:rPr>
          <w:rFonts w:ascii="Calibri" w:hAnsi="Calibri"/>
          <w:sz w:val="22"/>
          <w:szCs w:val="22"/>
        </w:rPr>
        <w:t>lramirez@insotec.cl</w:t>
      </w:r>
    </w:p>
    <w:p w14:paraId="69D1900D" w14:textId="77777777" w:rsidR="0018609C" w:rsidRPr="003A55FE" w:rsidRDefault="0018609C">
      <w:pPr>
        <w:spacing w:after="0"/>
        <w:jc w:val="both"/>
        <w:rPr>
          <w:rFonts w:ascii="Calibri" w:hAnsi="Calibri"/>
          <w:sz w:val="22"/>
          <w:szCs w:val="22"/>
        </w:rPr>
      </w:pPr>
    </w:p>
    <w:p w14:paraId="27903DD5" w14:textId="77777777" w:rsidR="0018609C" w:rsidRPr="003A55FE" w:rsidRDefault="0018609C">
      <w:pPr>
        <w:spacing w:after="220"/>
        <w:jc w:val="both"/>
        <w:rPr>
          <w:rFonts w:ascii="Calibri" w:hAnsi="Calibri"/>
          <w:sz w:val="22"/>
          <w:szCs w:val="22"/>
        </w:rPr>
      </w:pPr>
      <w:r w:rsidRPr="003A55FE">
        <w:rPr>
          <w:rFonts w:ascii="Calibri" w:hAnsi="Calibri"/>
          <w:sz w:val="22"/>
          <w:szCs w:val="22"/>
        </w:rPr>
        <w:lastRenderedPageBreak/>
        <w:t>La modificación de uno o más de los datos señalados en el párrafo anterior deberán ser notificados por la Parte correspondiente a la otra a la brevedad posible.</w:t>
      </w:r>
    </w:p>
    <w:p w14:paraId="63A0D890" w14:textId="77777777" w:rsidR="00165416" w:rsidRPr="002F2ACC" w:rsidRDefault="00165416" w:rsidP="003A55FE">
      <w:pPr>
        <w:pStyle w:val="Ttulo1"/>
        <w:rPr>
          <w:sz w:val="32"/>
        </w:rPr>
      </w:pPr>
      <w:r>
        <w:t>CESION DEL CONTRATO Y SUBCONTRATACION</w:t>
      </w:r>
    </w:p>
    <w:p w14:paraId="2CA0F164"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El Prestador del Servicio no podrá ceder, transferir ni subcontratar en forma alguna, sea total o parcialmente, los derechos y obligaciones que nacen con ocasión del presente Contrato, como tampoco podrá celebrar cualquier acto que implique que la ejecu</w:t>
      </w:r>
      <w:r w:rsidR="009B4F62">
        <w:rPr>
          <w:rFonts w:ascii="Calibri" w:hAnsi="Calibri"/>
          <w:sz w:val="22"/>
          <w:szCs w:val="22"/>
        </w:rPr>
        <w:t xml:space="preserve">ción de dichas obligaciones </w:t>
      </w:r>
      <w:r w:rsidR="00C43643">
        <w:rPr>
          <w:rFonts w:ascii="Calibri" w:hAnsi="Calibri"/>
          <w:sz w:val="22"/>
          <w:szCs w:val="22"/>
        </w:rPr>
        <w:t>sea</w:t>
      </w:r>
      <w:r w:rsidRPr="003A55FE">
        <w:rPr>
          <w:rFonts w:ascii="Calibri" w:hAnsi="Calibri"/>
          <w:sz w:val="22"/>
          <w:szCs w:val="22"/>
        </w:rPr>
        <w:t xml:space="preserve"> total o parcialmente realizadas por un tercero, salvo que cuente con autorización expresa de </w:t>
      </w:r>
      <w:r w:rsidR="00D3080D">
        <w:rPr>
          <w:rFonts w:ascii="Calibri" w:hAnsi="Calibri"/>
          <w:sz w:val="22"/>
          <w:szCs w:val="22"/>
        </w:rPr>
        <w:t>Duoc UC</w:t>
      </w:r>
      <w:r w:rsidRPr="003A55FE">
        <w:rPr>
          <w:rFonts w:ascii="Calibri" w:hAnsi="Calibri"/>
          <w:sz w:val="22"/>
          <w:szCs w:val="22"/>
        </w:rPr>
        <w:t>. La infracción a esta obligación importará el término del Contrato, sin derecho a indemnización alguna y sin perjuicio de las demás acciones legales que procedan.</w:t>
      </w:r>
    </w:p>
    <w:p w14:paraId="35596471"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Si Duoc</w:t>
      </w:r>
      <w:r w:rsidR="00D7284B">
        <w:rPr>
          <w:rFonts w:ascii="Calibri" w:hAnsi="Calibri"/>
          <w:sz w:val="22"/>
          <w:szCs w:val="22"/>
        </w:rPr>
        <w:t xml:space="preserve"> </w:t>
      </w:r>
      <w:r w:rsidRPr="003A55FE">
        <w:rPr>
          <w:rFonts w:ascii="Calibri" w:hAnsi="Calibri"/>
          <w:sz w:val="22"/>
          <w:szCs w:val="22"/>
        </w:rPr>
        <w:t>UC hubiese prestado su autorización para subcontratar, la empresa o persona subcontratada deberá cumplir con las condiciones pactadas entre el Duoc</w:t>
      </w:r>
      <w:r w:rsidR="00D7284B">
        <w:rPr>
          <w:rFonts w:ascii="Calibri" w:hAnsi="Calibri"/>
          <w:sz w:val="22"/>
          <w:szCs w:val="22"/>
        </w:rPr>
        <w:t xml:space="preserve"> </w:t>
      </w:r>
      <w:r w:rsidRPr="003A55FE">
        <w:rPr>
          <w:rFonts w:ascii="Calibri" w:hAnsi="Calibri"/>
          <w:sz w:val="22"/>
          <w:szCs w:val="22"/>
        </w:rPr>
        <w:t>UC y el Prestador del Servicio. No obstante lo anterior, Duoc</w:t>
      </w:r>
      <w:r w:rsidR="00D7284B">
        <w:rPr>
          <w:rFonts w:ascii="Calibri" w:hAnsi="Calibri"/>
          <w:sz w:val="22"/>
          <w:szCs w:val="22"/>
        </w:rPr>
        <w:t xml:space="preserve"> </w:t>
      </w:r>
      <w:r w:rsidRPr="003A55FE">
        <w:rPr>
          <w:rFonts w:ascii="Calibri" w:hAnsi="Calibri"/>
          <w:sz w:val="22"/>
          <w:szCs w:val="22"/>
        </w:rPr>
        <w:t>UC se reserva el derecho de aprobar todos los subcontratistas que el Prestador del Servicio utilice para el desarrollo del Contrato; igualmente, Duoc</w:t>
      </w:r>
      <w:r w:rsidR="00D7284B">
        <w:rPr>
          <w:rFonts w:ascii="Calibri" w:hAnsi="Calibri"/>
          <w:sz w:val="22"/>
          <w:szCs w:val="22"/>
        </w:rPr>
        <w:t xml:space="preserve"> </w:t>
      </w:r>
      <w:r w:rsidRPr="003A55FE">
        <w:rPr>
          <w:rFonts w:ascii="Calibri" w:hAnsi="Calibri"/>
          <w:sz w:val="22"/>
          <w:szCs w:val="22"/>
        </w:rPr>
        <w:t>UC queda exonerado de toda responsabilidad civil, administrativa o penal por los contratos que realice el Prestador del Servicio con terceras personas naturales o jurídicas ya que, en ningún caso, habrá solidaridad entre Duoc</w:t>
      </w:r>
      <w:r w:rsidR="00D7284B">
        <w:rPr>
          <w:rFonts w:ascii="Calibri" w:hAnsi="Calibri"/>
          <w:sz w:val="22"/>
          <w:szCs w:val="22"/>
        </w:rPr>
        <w:t xml:space="preserve"> </w:t>
      </w:r>
      <w:r w:rsidRPr="003A55FE">
        <w:rPr>
          <w:rFonts w:ascii="Calibri" w:hAnsi="Calibri"/>
          <w:sz w:val="22"/>
          <w:szCs w:val="22"/>
        </w:rPr>
        <w:t>UC y el Prestador del Servicio.</w:t>
      </w:r>
    </w:p>
    <w:p w14:paraId="416F1818" w14:textId="77777777" w:rsidR="0018609C" w:rsidRPr="003A55FE" w:rsidRDefault="0018609C">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r w:rsidRPr="003A55FE">
        <w:rPr>
          <w:rFonts w:ascii="Calibri" w:hAnsi="Calibri"/>
          <w:sz w:val="22"/>
          <w:szCs w:val="22"/>
        </w:rPr>
        <w:t>El Prestador del Servicio  asume toda la responsabilidad por dichos servicios, y en especial de su dirección, control de calidad y eficiencia en los trabajos asignados, del cumplimiento de los plazos que se establezcan para la ejecución de ellos, de la correcta y oportuna coordinación de los mismos con los trabajos que efectúe el Prestador del Servicio directamente, del pago por los servicios entregados.</w:t>
      </w:r>
    </w:p>
    <w:p w14:paraId="5DFC30C6" w14:textId="77777777" w:rsidR="00165416" w:rsidRPr="002F2ACC" w:rsidRDefault="00165416" w:rsidP="003A55FE">
      <w:pPr>
        <w:pStyle w:val="Ttulo1"/>
        <w:rPr>
          <w:sz w:val="32"/>
        </w:rPr>
      </w:pPr>
      <w:r>
        <w:t>DIVISIBILIDAD</w:t>
      </w:r>
    </w:p>
    <w:p w14:paraId="2EE816E3" w14:textId="77777777" w:rsidR="0018609C" w:rsidRPr="003A55FE" w:rsidRDefault="0018609C">
      <w:pPr>
        <w:pStyle w:val="Cuerpo"/>
        <w:spacing w:after="220"/>
        <w:jc w:val="both"/>
        <w:rPr>
          <w:rFonts w:ascii="Calibri" w:hAnsi="Calibri"/>
          <w:sz w:val="22"/>
          <w:szCs w:val="22"/>
        </w:rPr>
      </w:pPr>
      <w:r w:rsidRPr="003A55FE">
        <w:rPr>
          <w:rFonts w:ascii="Calibri" w:hAnsi="Calibri"/>
          <w:sz w:val="22"/>
          <w:szCs w:val="22"/>
        </w:rPr>
        <w:t>Si cualquiera disposición de este contrato o su aplicación a una determinada persona o circunstancia fuere inválida o no exigible en cualquier medida, el resto de este instrumento y la aplicación de dicha disposición a otras personas o circunstancias no se verá afectado por este motivo y se aplicará en la medida que lo permita la ley.</w:t>
      </w:r>
    </w:p>
    <w:p w14:paraId="18C2DF14" w14:textId="77777777" w:rsidR="00165416" w:rsidRPr="002F2ACC" w:rsidRDefault="00165416" w:rsidP="003A55FE">
      <w:pPr>
        <w:pStyle w:val="Ttulo1"/>
        <w:rPr>
          <w:sz w:val="32"/>
        </w:rPr>
      </w:pPr>
      <w:r>
        <w:t>NINGUNA RENUNCIA</w:t>
      </w:r>
    </w:p>
    <w:p w14:paraId="06F4C93A" w14:textId="77777777" w:rsidR="0018609C" w:rsidRPr="003A55FE" w:rsidRDefault="0018609C">
      <w:pPr>
        <w:pStyle w:val="Cuerpo"/>
        <w:spacing w:after="220"/>
        <w:jc w:val="both"/>
        <w:rPr>
          <w:rFonts w:ascii="Calibri" w:hAnsi="Calibri"/>
          <w:sz w:val="22"/>
          <w:szCs w:val="22"/>
        </w:rPr>
      </w:pPr>
      <w:r w:rsidRPr="003A55FE">
        <w:rPr>
          <w:rFonts w:ascii="Calibri" w:hAnsi="Calibri"/>
          <w:sz w:val="22"/>
          <w:szCs w:val="22"/>
        </w:rPr>
        <w:t xml:space="preserve">La omisión de </w:t>
      </w:r>
      <w:r w:rsidR="00D3080D">
        <w:rPr>
          <w:rFonts w:ascii="Calibri" w:hAnsi="Calibri"/>
          <w:sz w:val="22"/>
          <w:szCs w:val="22"/>
        </w:rPr>
        <w:t>Duoc UC</w:t>
      </w:r>
      <w:r w:rsidRPr="003A55FE">
        <w:rPr>
          <w:rFonts w:ascii="Calibri" w:hAnsi="Calibri"/>
          <w:sz w:val="22"/>
          <w:szCs w:val="22"/>
        </w:rPr>
        <w:t>, en hacer que el Prestador del Servicio cumpla alguna disposición de este Contrato no constituirá en forma alguna una renuncia o desistimiento, ni afectará sus derechos a exigir al Prestador del Servicio el cumplimiento, ni afectará la validez y vigencia de tal disposición ni de ninguna otra disposición de este Contrato, salvo donde éste disponga expresamente lo contrario.</w:t>
      </w:r>
    </w:p>
    <w:p w14:paraId="77D86A11" w14:textId="77777777" w:rsidR="0018609C" w:rsidRPr="003A55FE" w:rsidRDefault="0018609C">
      <w:pPr>
        <w:pStyle w:val="Cuerpo"/>
        <w:spacing w:after="220"/>
        <w:jc w:val="both"/>
        <w:rPr>
          <w:rFonts w:ascii="Calibri" w:hAnsi="Calibri"/>
          <w:sz w:val="22"/>
          <w:szCs w:val="22"/>
        </w:rPr>
      </w:pPr>
      <w:r w:rsidRPr="003A55FE">
        <w:rPr>
          <w:rFonts w:ascii="Calibri" w:hAnsi="Calibri"/>
          <w:sz w:val="22"/>
          <w:szCs w:val="22"/>
        </w:rPr>
        <w:t xml:space="preserve">La mera circunstancia de que ocasionalmente o en lapsos determinados se acepten situaciones que impliquen trasgresión del mismo o el hecho de que </w:t>
      </w:r>
      <w:r w:rsidR="00D3080D">
        <w:rPr>
          <w:rFonts w:ascii="Calibri" w:hAnsi="Calibri"/>
          <w:sz w:val="22"/>
          <w:szCs w:val="22"/>
        </w:rPr>
        <w:t>Duoc UC</w:t>
      </w:r>
      <w:r w:rsidRPr="003A55FE">
        <w:rPr>
          <w:rFonts w:ascii="Calibri" w:hAnsi="Calibri"/>
          <w:sz w:val="22"/>
          <w:szCs w:val="22"/>
        </w:rPr>
        <w:t xml:space="preserve"> no ejerza o ejercite con retardo los derechos que el Contrato le otorga, sea los que se expresan en él o los que derivan del mismo en razón de su naturaleza o de la ley, constituirán actos u omisiones de mera tolerancia que no podrán ser interpretados o invocados como modificación tácita del Contrato, ni privarán a </w:t>
      </w:r>
      <w:r w:rsidR="00D3080D">
        <w:rPr>
          <w:rFonts w:ascii="Calibri" w:hAnsi="Calibri"/>
          <w:sz w:val="22"/>
          <w:szCs w:val="22"/>
        </w:rPr>
        <w:t>Duoc UC</w:t>
      </w:r>
      <w:r w:rsidRPr="003A55FE">
        <w:rPr>
          <w:rFonts w:ascii="Calibri" w:hAnsi="Calibri"/>
          <w:sz w:val="22"/>
          <w:szCs w:val="22"/>
        </w:rPr>
        <w:t xml:space="preserve"> del ejercicio de sus derechos.</w:t>
      </w:r>
    </w:p>
    <w:p w14:paraId="446A10A0" w14:textId="77777777" w:rsidR="0018609C" w:rsidRPr="003A55FE" w:rsidRDefault="0018609C">
      <w:pPr>
        <w:pStyle w:val="Cuerpo"/>
        <w:spacing w:after="220"/>
        <w:jc w:val="both"/>
        <w:rPr>
          <w:rFonts w:ascii="Calibri" w:hAnsi="Calibri"/>
          <w:sz w:val="22"/>
          <w:szCs w:val="22"/>
        </w:rPr>
      </w:pPr>
      <w:r w:rsidRPr="003A55FE">
        <w:rPr>
          <w:rFonts w:ascii="Calibri" w:hAnsi="Calibri"/>
          <w:sz w:val="22"/>
          <w:szCs w:val="22"/>
        </w:rPr>
        <w:t xml:space="preserve">La renuncia que </w:t>
      </w:r>
      <w:r w:rsidR="00D3080D">
        <w:rPr>
          <w:rFonts w:ascii="Calibri" w:hAnsi="Calibri"/>
          <w:sz w:val="22"/>
          <w:szCs w:val="22"/>
        </w:rPr>
        <w:t>Duoc UC</w:t>
      </w:r>
      <w:r w:rsidRPr="003A55FE">
        <w:rPr>
          <w:rFonts w:ascii="Calibri" w:hAnsi="Calibri"/>
          <w:sz w:val="22"/>
          <w:szCs w:val="22"/>
        </w:rPr>
        <w:t xml:space="preserve"> haga de algún derecho o potestad establecido en su favor en el Contrato no importará en caso alguno una renuncia a los demás derechos y/o potestades establecidos en su favor en el Contrato ni a derechos y/o potestades que pueda adquirir o ejercer en el futuro.</w:t>
      </w:r>
    </w:p>
    <w:p w14:paraId="340CAD1B" w14:textId="77777777" w:rsidR="003232DA" w:rsidRPr="002F2ACC" w:rsidRDefault="003232DA" w:rsidP="003A55FE">
      <w:pPr>
        <w:pStyle w:val="Ttulo1"/>
        <w:rPr>
          <w:sz w:val="32"/>
        </w:rPr>
      </w:pPr>
      <w:r>
        <w:lastRenderedPageBreak/>
        <w:t>ANEXOS</w:t>
      </w:r>
    </w:p>
    <w:p w14:paraId="6559BC9F" w14:textId="77777777" w:rsidR="0018609C" w:rsidRPr="003A55FE" w:rsidRDefault="0018609C">
      <w:pPr>
        <w:pStyle w:val="Cuerpo"/>
        <w:spacing w:after="220"/>
        <w:jc w:val="both"/>
        <w:rPr>
          <w:rFonts w:ascii="Calibri" w:hAnsi="Calibri"/>
          <w:sz w:val="22"/>
          <w:szCs w:val="22"/>
        </w:rPr>
      </w:pPr>
      <w:r w:rsidRPr="003A55FE">
        <w:rPr>
          <w:rFonts w:ascii="Calibri" w:hAnsi="Calibri"/>
          <w:sz w:val="22"/>
          <w:szCs w:val="22"/>
        </w:rPr>
        <w:t>Las Partes entienden y declaran los</w:t>
      </w:r>
      <w:r w:rsidR="003739CC" w:rsidRPr="003A55FE">
        <w:rPr>
          <w:rFonts w:ascii="Calibri" w:hAnsi="Calibri"/>
          <w:sz w:val="22"/>
          <w:szCs w:val="22"/>
        </w:rPr>
        <w:t xml:space="preserve"> Anexos</w:t>
      </w:r>
      <w:r w:rsidRPr="003A55FE">
        <w:rPr>
          <w:rFonts w:ascii="Calibri" w:hAnsi="Calibri"/>
          <w:sz w:val="22"/>
          <w:szCs w:val="22"/>
        </w:rPr>
        <w:t xml:space="preserve"> </w:t>
      </w:r>
      <w:r w:rsidR="008272D3">
        <w:rPr>
          <w:rFonts w:ascii="Calibri" w:hAnsi="Calibri"/>
          <w:sz w:val="22"/>
          <w:szCs w:val="22"/>
        </w:rPr>
        <w:t>y Documentos de Invitación a Proveedores</w:t>
      </w:r>
      <w:r w:rsidRPr="003A55FE">
        <w:rPr>
          <w:rFonts w:ascii="Calibri" w:hAnsi="Calibri"/>
          <w:sz w:val="22"/>
          <w:szCs w:val="22"/>
        </w:rPr>
        <w:t xml:space="preserve"> constituyen parte integrante del Contrato. </w:t>
      </w:r>
    </w:p>
    <w:p w14:paraId="3EA61B78" w14:textId="77777777" w:rsidR="0018609C" w:rsidRPr="003A55FE" w:rsidRDefault="0018609C">
      <w:pPr>
        <w:pStyle w:val="Cuerpo"/>
        <w:spacing w:after="220"/>
        <w:jc w:val="both"/>
        <w:rPr>
          <w:rFonts w:ascii="Calibri" w:hAnsi="Calibri"/>
          <w:sz w:val="22"/>
          <w:szCs w:val="22"/>
        </w:rPr>
      </w:pPr>
      <w:r w:rsidRPr="003A55FE">
        <w:rPr>
          <w:rFonts w:ascii="Calibri" w:hAnsi="Calibri"/>
          <w:sz w:val="22"/>
          <w:szCs w:val="22"/>
        </w:rPr>
        <w:t>El presente instrumento y sus Anexos serán interpretados de una forma armónica entre el contenido y espíritu de los mismos. Con todo, en caso de existir un conflicto irreconciliable entre el presente Contrato y los Anexos, primará lo establecido en el presente Contrato.</w:t>
      </w:r>
    </w:p>
    <w:p w14:paraId="0578A02A" w14:textId="77777777" w:rsidR="003232DA" w:rsidRPr="002F2ACC" w:rsidRDefault="003232DA" w:rsidP="003A55FE">
      <w:pPr>
        <w:pStyle w:val="Ttulo1"/>
        <w:rPr>
          <w:sz w:val="32"/>
        </w:rPr>
      </w:pPr>
      <w:r>
        <w:t>COMPLETO ENTENDIMIENTO Y FINIQUITO</w:t>
      </w:r>
    </w:p>
    <w:p w14:paraId="7FA52F5D" w14:textId="77777777" w:rsidR="0018609C" w:rsidRPr="003A55FE" w:rsidRDefault="0018609C">
      <w:pPr>
        <w:spacing w:after="220"/>
        <w:jc w:val="both"/>
        <w:rPr>
          <w:rFonts w:ascii="Calibri" w:hAnsi="Calibri"/>
          <w:sz w:val="22"/>
          <w:szCs w:val="22"/>
        </w:rPr>
      </w:pPr>
      <w:r w:rsidRPr="003A55FE">
        <w:rPr>
          <w:rFonts w:ascii="Calibri" w:hAnsi="Calibri"/>
          <w:sz w:val="22"/>
          <w:szCs w:val="22"/>
        </w:rPr>
        <w:t>El presente instrumento constituye el total y completo entendimiento entre las Partes sobre el objeto de que trata. Por lo tanto, el presente contrato deja sin validez toda comunicación hecha entre las Partes, por cualquier medio o forma que se desarrolle o haya desarrollado con anterioridad a su firma y que verse sobre el mismo objeto. En complemento de lo indicado, las Partes dan por cumplido cualquier acuerdo o precontrato de cualquier naturaleza que sea, que conste de documentos públicos o privados o por cualquier otra vía, por el hecho de haberse suscrito el presente contrato, para todos los efectos legales, otorgándose el más amplio y completo finiquito respecto de las obligaciones previas al presente instrumento, sin perjuicio de las obligaciones que las Partes asumen en el presente contrato o en la demás documentación referida en él</w:t>
      </w:r>
      <w:r w:rsidR="003232DA" w:rsidRPr="00F131DF">
        <w:rPr>
          <w:rFonts w:ascii="Calibri" w:hAnsi="Calibri"/>
          <w:sz w:val="22"/>
          <w:szCs w:val="22"/>
        </w:rPr>
        <w:t>.</w:t>
      </w:r>
    </w:p>
    <w:p w14:paraId="7F170741" w14:textId="77777777" w:rsidR="003232DA" w:rsidRPr="002F2ACC" w:rsidRDefault="003232DA" w:rsidP="003A55FE">
      <w:pPr>
        <w:pStyle w:val="Ttulo1"/>
        <w:rPr>
          <w:sz w:val="32"/>
        </w:rPr>
      </w:pPr>
      <w:r>
        <w:t>DOMICILIO, LEGISLACION APLICABLE Y RESOLUCION DE CONTROVERSIAS</w:t>
      </w:r>
    </w:p>
    <w:p w14:paraId="317E4E36" w14:textId="77777777" w:rsidR="0018609C" w:rsidRPr="003A55FE" w:rsidRDefault="0018609C">
      <w:pPr>
        <w:spacing w:after="220"/>
        <w:jc w:val="both"/>
        <w:rPr>
          <w:rFonts w:ascii="Calibri" w:hAnsi="Calibri"/>
          <w:sz w:val="22"/>
          <w:szCs w:val="22"/>
        </w:rPr>
      </w:pPr>
      <w:r w:rsidRPr="003A55FE">
        <w:rPr>
          <w:rFonts w:ascii="Calibri" w:hAnsi="Calibri"/>
          <w:sz w:val="22"/>
          <w:szCs w:val="22"/>
        </w:rPr>
        <w:t>Para todos los efectos legales y contractuales, las Partes fijan su domicilio en la comuna y ciudad de Santiago.</w:t>
      </w:r>
    </w:p>
    <w:p w14:paraId="558B425C" w14:textId="77777777" w:rsidR="0018609C" w:rsidRPr="003A55FE" w:rsidRDefault="0018609C">
      <w:pPr>
        <w:spacing w:after="220"/>
        <w:jc w:val="both"/>
        <w:rPr>
          <w:rFonts w:ascii="Calibri" w:hAnsi="Calibri"/>
          <w:sz w:val="22"/>
          <w:szCs w:val="22"/>
        </w:rPr>
      </w:pPr>
      <w:r w:rsidRPr="003A55FE">
        <w:rPr>
          <w:rFonts w:ascii="Calibri" w:hAnsi="Calibri"/>
          <w:sz w:val="22"/>
          <w:szCs w:val="22"/>
        </w:rPr>
        <w:t xml:space="preserve">El presente </w:t>
      </w:r>
      <w:r w:rsidR="00D7284B">
        <w:rPr>
          <w:rFonts w:ascii="Calibri" w:hAnsi="Calibri"/>
          <w:sz w:val="22"/>
          <w:szCs w:val="22"/>
        </w:rPr>
        <w:t>contrato se rige</w:t>
      </w:r>
      <w:r w:rsidRPr="003A55FE">
        <w:rPr>
          <w:rFonts w:ascii="Calibri" w:hAnsi="Calibri"/>
          <w:sz w:val="22"/>
          <w:szCs w:val="22"/>
        </w:rPr>
        <w:t xml:space="preserve"> por las leyes y normas jurídicas de la República de Chile.</w:t>
      </w:r>
    </w:p>
    <w:p w14:paraId="5A7DADF8" w14:textId="77777777" w:rsidR="0018609C" w:rsidRPr="003A55FE" w:rsidRDefault="0018609C">
      <w:pPr>
        <w:spacing w:after="220"/>
        <w:jc w:val="both"/>
        <w:rPr>
          <w:rFonts w:ascii="Calibri" w:hAnsi="Calibri"/>
          <w:sz w:val="22"/>
          <w:szCs w:val="22"/>
        </w:rPr>
      </w:pPr>
      <w:r w:rsidRPr="003A55FE">
        <w:rPr>
          <w:rFonts w:ascii="Calibri" w:hAnsi="Calibri"/>
          <w:sz w:val="22"/>
          <w:szCs w:val="22"/>
        </w:rPr>
        <w:t>Ante cualquier dificultad que se suscite entre las Partes de este Contrato respecto de la existencia, validez, exigibilidad, resolución, término, interpretación, aplicación, cumplimiento o suscripción del mismo o por cualquier otra razón relacionada con este Contrato, las Partes se someterán a la jurisdicción de los tribunales ordinarios de justicia que sean competentes.</w:t>
      </w:r>
    </w:p>
    <w:p w14:paraId="2287E82D" w14:textId="77777777" w:rsidR="003232DA" w:rsidRPr="002F2ACC" w:rsidRDefault="003232DA" w:rsidP="003A55FE">
      <w:pPr>
        <w:pStyle w:val="Ttulo1"/>
        <w:rPr>
          <w:sz w:val="32"/>
        </w:rPr>
      </w:pPr>
      <w:r>
        <w:t>EJEMPLARES</w:t>
      </w:r>
    </w:p>
    <w:p w14:paraId="52E2BB19" w14:textId="3BAA5629" w:rsidR="0018609C" w:rsidRDefault="0018609C">
      <w:pPr>
        <w:spacing w:after="220"/>
        <w:jc w:val="both"/>
        <w:rPr>
          <w:rFonts w:ascii="Calibri" w:hAnsi="Calibri"/>
          <w:sz w:val="22"/>
          <w:szCs w:val="22"/>
        </w:rPr>
      </w:pPr>
      <w:r w:rsidRPr="003A55FE">
        <w:rPr>
          <w:rFonts w:ascii="Calibri" w:hAnsi="Calibri"/>
          <w:sz w:val="22"/>
          <w:szCs w:val="22"/>
        </w:rPr>
        <w:t xml:space="preserve">En señal de conformidad con los términos de este Contrato, los comparecientes suscriben </w:t>
      </w:r>
      <w:del w:id="3" w:author="Paula Alemparte S." w:date="2016-01-25T14:06:00Z">
        <w:r w:rsidRPr="003A55FE" w:rsidDel="008D5AA9">
          <w:rPr>
            <w:rFonts w:ascii="Calibri" w:hAnsi="Calibri"/>
            <w:sz w:val="22"/>
            <w:szCs w:val="22"/>
          </w:rPr>
          <w:delText xml:space="preserve">dos </w:delText>
        </w:r>
      </w:del>
      <w:ins w:id="4" w:author="Paula Alemparte S." w:date="2016-01-25T14:06:00Z">
        <w:r w:rsidR="008D5AA9">
          <w:rPr>
            <w:rFonts w:ascii="Calibri" w:hAnsi="Calibri"/>
            <w:sz w:val="22"/>
            <w:szCs w:val="22"/>
          </w:rPr>
          <w:t>tres</w:t>
        </w:r>
        <w:r w:rsidR="008D5AA9" w:rsidRPr="003A55FE">
          <w:rPr>
            <w:rFonts w:ascii="Calibri" w:hAnsi="Calibri"/>
            <w:sz w:val="22"/>
            <w:szCs w:val="22"/>
          </w:rPr>
          <w:t xml:space="preserve"> </w:t>
        </w:r>
      </w:ins>
      <w:r w:rsidRPr="003A55FE">
        <w:rPr>
          <w:rFonts w:ascii="Calibri" w:hAnsi="Calibri"/>
          <w:sz w:val="22"/>
          <w:szCs w:val="22"/>
        </w:rPr>
        <w:t xml:space="preserve">ejemplares del Contrato, de idéntico tenor y fecha, quedando </w:t>
      </w:r>
      <w:r w:rsidR="008D5AA9">
        <w:rPr>
          <w:rFonts w:ascii="Calibri" w:hAnsi="Calibri"/>
          <w:sz w:val="22"/>
          <w:szCs w:val="22"/>
        </w:rPr>
        <w:t xml:space="preserve">uno en poder de </w:t>
      </w:r>
      <w:proofErr w:type="spellStart"/>
      <w:r w:rsidR="008D5AA9">
        <w:rPr>
          <w:rFonts w:ascii="Calibri" w:hAnsi="Calibri"/>
          <w:sz w:val="22"/>
          <w:szCs w:val="22"/>
        </w:rPr>
        <w:t>Insotec</w:t>
      </w:r>
      <w:proofErr w:type="spellEnd"/>
      <w:r w:rsidR="008D5AA9">
        <w:rPr>
          <w:rFonts w:ascii="Calibri" w:hAnsi="Calibri"/>
          <w:sz w:val="22"/>
          <w:szCs w:val="22"/>
        </w:rPr>
        <w:t xml:space="preserve"> y dos en poder de </w:t>
      </w:r>
      <w:proofErr w:type="spellStart"/>
      <w:r w:rsidR="008D5AA9">
        <w:rPr>
          <w:rFonts w:ascii="Calibri" w:hAnsi="Calibri"/>
          <w:sz w:val="22"/>
          <w:szCs w:val="22"/>
        </w:rPr>
        <w:t>Duoc</w:t>
      </w:r>
      <w:proofErr w:type="spellEnd"/>
      <w:r w:rsidR="008D5AA9">
        <w:rPr>
          <w:rFonts w:ascii="Calibri" w:hAnsi="Calibri"/>
          <w:sz w:val="22"/>
          <w:szCs w:val="22"/>
        </w:rPr>
        <w:t xml:space="preserve"> UC.</w:t>
      </w:r>
    </w:p>
    <w:p w14:paraId="13D9CE65" w14:textId="77777777" w:rsidR="003232DA" w:rsidRPr="002F2ACC" w:rsidRDefault="003232DA" w:rsidP="003A55FE">
      <w:pPr>
        <w:pStyle w:val="Ttulo1"/>
        <w:rPr>
          <w:sz w:val="32"/>
        </w:rPr>
      </w:pPr>
      <w:r>
        <w:t>PERSONERIA</w:t>
      </w:r>
    </w:p>
    <w:p w14:paraId="25CFA7E6" w14:textId="77777777" w:rsidR="0018609C" w:rsidRDefault="0018609C">
      <w:pPr>
        <w:spacing w:after="220"/>
        <w:jc w:val="both"/>
        <w:rPr>
          <w:rFonts w:ascii="Calibri" w:hAnsi="Calibri"/>
          <w:sz w:val="22"/>
          <w:szCs w:val="22"/>
        </w:rPr>
      </w:pPr>
      <w:r w:rsidRPr="003A55FE">
        <w:rPr>
          <w:rFonts w:ascii="Calibri" w:hAnsi="Calibri"/>
          <w:sz w:val="22"/>
          <w:szCs w:val="22"/>
        </w:rPr>
        <w:t>Las personas que suscriben el presente instrumento declaran y garantizan contar con las facultades suficientes para la celebración del presente Contrato en nombre y representación de su representada, manifestando que dichas facultades no le han sido limitadas ni revocadas en forma alguna a la fecha de celebración del presente Contrato. Asimismo, dichas personas declaran que se ha</w:t>
      </w:r>
      <w:r w:rsidR="003232DA" w:rsidRPr="00F131DF">
        <w:rPr>
          <w:rFonts w:ascii="Calibri" w:hAnsi="Calibri"/>
          <w:sz w:val="22"/>
          <w:szCs w:val="22"/>
        </w:rPr>
        <w:t>n</w:t>
      </w:r>
      <w:r w:rsidRPr="003A55FE">
        <w:rPr>
          <w:rFonts w:ascii="Calibri" w:hAnsi="Calibri"/>
          <w:sz w:val="22"/>
          <w:szCs w:val="22"/>
        </w:rPr>
        <w:t xml:space="preserve"> adoptado todas las resoluciones necesarias de carácter corporativo o de cualquier otra naturaleza, a fin de autorizar la celebración del presente Contrato, y que sus estatutos sociales lo facultan para llevar a cabo la celebración del mismo.</w:t>
      </w:r>
    </w:p>
    <w:p w14:paraId="2A68E6AB" w14:textId="77777777" w:rsidR="00F3036C" w:rsidRDefault="00F3036C" w:rsidP="00F3036C">
      <w:pPr>
        <w:pStyle w:val="Formatolibre"/>
        <w:ind w:right="4"/>
        <w:jc w:val="both"/>
        <w:rPr>
          <w:rFonts w:ascii="Calibri" w:hAnsi="Calibri"/>
          <w:sz w:val="22"/>
          <w:szCs w:val="22"/>
        </w:rPr>
      </w:pPr>
      <w:r w:rsidRPr="00DC1E83">
        <w:rPr>
          <w:rFonts w:ascii="Calibri" w:hAnsi="Calibri"/>
          <w:sz w:val="22"/>
          <w:szCs w:val="22"/>
        </w:rPr>
        <w:t>La Personería de los señores, Andrés Villela Chacón y de don Velko Petric Cabrales para representar a la Fundación Instituto Profesional DUOC UC, consta en escritura pública de fecha 23 de enero del año 2015, otorgada ante don Octavio Gutiérrez López, notario público de San Miguel.</w:t>
      </w:r>
    </w:p>
    <w:p w14:paraId="1565E5DF" w14:textId="77777777" w:rsidR="0018609C" w:rsidRPr="003A55FE" w:rsidRDefault="0018609C" w:rsidP="00A23BE8">
      <w:pPr>
        <w:pStyle w:val="Formatolibre"/>
        <w:ind w:right="4"/>
        <w:jc w:val="both"/>
        <w:rPr>
          <w:rFonts w:ascii="Calibri" w:hAnsi="Calibri"/>
          <w:sz w:val="22"/>
          <w:szCs w:val="22"/>
        </w:rPr>
      </w:pPr>
    </w:p>
    <w:p w14:paraId="013054E3" w14:textId="77777777" w:rsidR="00D06DD0" w:rsidRPr="003A55FE" w:rsidRDefault="00D06DD0" w:rsidP="00D06DD0">
      <w:pPr>
        <w:pStyle w:val="Formatolibre"/>
        <w:ind w:right="4"/>
        <w:jc w:val="both"/>
        <w:rPr>
          <w:rFonts w:ascii="Calibri" w:hAnsi="Calibri"/>
          <w:sz w:val="22"/>
          <w:szCs w:val="22"/>
          <w:shd w:val="clear" w:color="auto" w:fill="FFFFFF"/>
        </w:rPr>
      </w:pPr>
      <w:r w:rsidRPr="003A55FE">
        <w:rPr>
          <w:rFonts w:ascii="Calibri" w:hAnsi="Calibri"/>
          <w:sz w:val="22"/>
          <w:szCs w:val="22"/>
          <w:shd w:val="clear" w:color="auto" w:fill="FFFFFF"/>
        </w:rPr>
        <w:lastRenderedPageBreak/>
        <w:t xml:space="preserve">La personería </w:t>
      </w:r>
      <w:r w:rsidRPr="003A55FE">
        <w:rPr>
          <w:rFonts w:ascii="Calibri" w:hAnsi="Calibri" w:cs="Arial"/>
          <w:sz w:val="22"/>
          <w:szCs w:val="22"/>
          <w:shd w:val="clear" w:color="auto" w:fill="FFFFFF"/>
        </w:rPr>
        <w:t xml:space="preserve">de don </w:t>
      </w:r>
      <w:r>
        <w:rPr>
          <w:rFonts w:ascii="Calibri" w:hAnsi="Calibri" w:cs="Arial"/>
          <w:sz w:val="22"/>
          <w:szCs w:val="22"/>
          <w:shd w:val="clear" w:color="auto" w:fill="FFFFFF"/>
        </w:rPr>
        <w:t>Luis Ramírez Donoso y Claudio Navarrete Sims</w:t>
      </w:r>
      <w:r w:rsidRPr="003A55FE">
        <w:rPr>
          <w:rFonts w:ascii="Calibri" w:hAnsi="Calibri"/>
          <w:sz w:val="22"/>
          <w:szCs w:val="22"/>
          <w:shd w:val="clear" w:color="auto" w:fill="FFFFFF"/>
        </w:rPr>
        <w:t xml:space="preserve"> para comparecer en representación de </w:t>
      </w:r>
      <w:r>
        <w:rPr>
          <w:rFonts w:ascii="Calibri" w:hAnsi="Calibri"/>
          <w:b/>
          <w:bCs/>
          <w:sz w:val="22"/>
          <w:szCs w:val="22"/>
          <w:lang w:val="es-ES"/>
        </w:rPr>
        <w:t>Insotec Group</w:t>
      </w:r>
      <w:r w:rsidRPr="003A55FE">
        <w:rPr>
          <w:rFonts w:ascii="Calibri" w:hAnsi="Calibri"/>
          <w:sz w:val="22"/>
          <w:szCs w:val="22"/>
          <w:shd w:val="clear" w:color="auto" w:fill="FFFFFF"/>
        </w:rPr>
        <w:t xml:space="preserve"> </w:t>
      </w:r>
      <w:r w:rsidRPr="003A55FE">
        <w:rPr>
          <w:rFonts w:ascii="Calibri" w:hAnsi="Calibri" w:cs="Arial"/>
          <w:sz w:val="22"/>
          <w:szCs w:val="22"/>
          <w:lang w:val="es-ES"/>
        </w:rPr>
        <w:t xml:space="preserve">consta en escritura pública de </w:t>
      </w:r>
      <w:r>
        <w:rPr>
          <w:rFonts w:ascii="Calibri" w:hAnsi="Calibri" w:cs="Arial"/>
          <w:sz w:val="22"/>
          <w:szCs w:val="22"/>
          <w:lang w:val="es-ES"/>
        </w:rPr>
        <w:t>15</w:t>
      </w:r>
      <w:r w:rsidRPr="003A55FE">
        <w:rPr>
          <w:rFonts w:ascii="Calibri" w:hAnsi="Calibri" w:cs="Arial"/>
          <w:sz w:val="22"/>
          <w:szCs w:val="22"/>
          <w:lang w:val="es-ES"/>
        </w:rPr>
        <w:t xml:space="preserve"> de </w:t>
      </w:r>
      <w:r>
        <w:rPr>
          <w:rFonts w:ascii="Calibri" w:hAnsi="Calibri" w:cs="Arial"/>
          <w:sz w:val="22"/>
          <w:szCs w:val="22"/>
          <w:lang w:val="es-ES"/>
        </w:rPr>
        <w:t xml:space="preserve">Mayo </w:t>
      </w:r>
      <w:r w:rsidRPr="003A55FE">
        <w:rPr>
          <w:rFonts w:ascii="Calibri" w:hAnsi="Calibri" w:cs="Arial"/>
          <w:sz w:val="22"/>
          <w:szCs w:val="22"/>
          <w:lang w:val="es-ES"/>
        </w:rPr>
        <w:t xml:space="preserve">de </w:t>
      </w:r>
      <w:r>
        <w:rPr>
          <w:rFonts w:ascii="Calibri" w:hAnsi="Calibri" w:cs="Arial"/>
          <w:sz w:val="22"/>
          <w:szCs w:val="22"/>
          <w:lang w:val="es-ES"/>
        </w:rPr>
        <w:t>2006</w:t>
      </w:r>
      <w:r w:rsidRPr="003A55FE">
        <w:rPr>
          <w:rFonts w:ascii="Calibri" w:hAnsi="Calibri" w:cs="Arial"/>
          <w:sz w:val="22"/>
          <w:szCs w:val="22"/>
          <w:lang w:val="es-ES"/>
        </w:rPr>
        <w:t xml:space="preserve">, otorgada ante </w:t>
      </w:r>
      <w:r>
        <w:rPr>
          <w:rFonts w:ascii="Calibri" w:hAnsi="Calibri" w:cs="Arial"/>
          <w:sz w:val="22"/>
          <w:szCs w:val="22"/>
          <w:lang w:val="es-ES"/>
        </w:rPr>
        <w:t>el notario Juan Luis Saiz del Campo.</w:t>
      </w:r>
    </w:p>
    <w:p w14:paraId="363536C5" w14:textId="77777777" w:rsidR="00EE1133" w:rsidRDefault="00EE1133">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p>
    <w:p w14:paraId="32830726" w14:textId="77777777" w:rsidR="00EE1133" w:rsidRPr="003A55FE" w:rsidRDefault="00EE1133">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p>
    <w:tbl>
      <w:tblPr>
        <w:tblW w:w="9441" w:type="dxa"/>
        <w:jc w:val="center"/>
        <w:tblLook w:val="04A0" w:firstRow="1" w:lastRow="0" w:firstColumn="1" w:lastColumn="0" w:noHBand="0" w:noVBand="1"/>
      </w:tblPr>
      <w:tblGrid>
        <w:gridCol w:w="4678"/>
        <w:gridCol w:w="4763"/>
      </w:tblGrid>
      <w:tr w:rsidR="00F3036C" w:rsidRPr="003A55FE" w14:paraId="040F28E1" w14:textId="77777777" w:rsidTr="00F40870">
        <w:trPr>
          <w:trHeight w:val="2137"/>
          <w:jc w:val="center"/>
        </w:trPr>
        <w:tc>
          <w:tcPr>
            <w:tcW w:w="4678" w:type="dxa"/>
            <w:shd w:val="clear" w:color="auto" w:fill="auto"/>
          </w:tcPr>
          <w:p w14:paraId="67B60B1A" w14:textId="77777777" w:rsidR="00F3036C" w:rsidRDefault="00F3036C" w:rsidP="00F40870">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p>
          <w:p w14:paraId="4DD4DD87" w14:textId="77777777" w:rsidR="00F3036C" w:rsidRPr="003A55FE" w:rsidRDefault="00F3036C" w:rsidP="00F40870">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p>
          <w:p w14:paraId="7A437242" w14:textId="77777777" w:rsidR="00F3036C" w:rsidRPr="00EE1133" w:rsidRDefault="00F3036C" w:rsidP="00F40870">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Calibri" w:hAnsi="Calibri"/>
                <w:b/>
                <w:sz w:val="22"/>
                <w:szCs w:val="22"/>
              </w:rPr>
            </w:pPr>
            <w:r>
              <w:rPr>
                <w:rFonts w:ascii="Calibri" w:hAnsi="Calibri"/>
                <w:b/>
                <w:sz w:val="22"/>
                <w:szCs w:val="22"/>
              </w:rPr>
              <w:t>Andrés Villela Chacón</w:t>
            </w:r>
          </w:p>
          <w:p w14:paraId="0883559A" w14:textId="77777777" w:rsidR="00F3036C" w:rsidRDefault="00F3036C" w:rsidP="00F40870">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Calibri" w:hAnsi="Calibri"/>
                <w:sz w:val="22"/>
                <w:szCs w:val="22"/>
              </w:rPr>
            </w:pPr>
            <w:r>
              <w:rPr>
                <w:rFonts w:ascii="Calibri" w:hAnsi="Calibri"/>
                <w:sz w:val="22"/>
                <w:szCs w:val="22"/>
              </w:rPr>
              <w:t>RUT: 12.584.620-3</w:t>
            </w:r>
          </w:p>
          <w:p w14:paraId="31779FBB" w14:textId="77777777" w:rsidR="00F3036C" w:rsidRPr="00CC7875" w:rsidRDefault="00F3036C" w:rsidP="00F40870">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Calibri" w:hAnsi="Calibri"/>
                <w:sz w:val="22"/>
                <w:szCs w:val="22"/>
              </w:rPr>
            </w:pPr>
            <w:r w:rsidRPr="00CC7875">
              <w:rPr>
                <w:rFonts w:ascii="Calibri" w:hAnsi="Calibri"/>
                <w:sz w:val="22"/>
                <w:szCs w:val="22"/>
              </w:rPr>
              <w:t>Fundación Instituto Profesional Duoc U</w:t>
            </w:r>
            <w:r>
              <w:rPr>
                <w:rFonts w:ascii="Calibri" w:hAnsi="Calibri"/>
                <w:sz w:val="22"/>
                <w:szCs w:val="22"/>
              </w:rPr>
              <w:t>C</w:t>
            </w:r>
          </w:p>
        </w:tc>
        <w:tc>
          <w:tcPr>
            <w:tcW w:w="4763" w:type="dxa"/>
            <w:shd w:val="clear" w:color="auto" w:fill="auto"/>
          </w:tcPr>
          <w:p w14:paraId="553797E8" w14:textId="77777777" w:rsidR="00F3036C" w:rsidRPr="003A55FE" w:rsidRDefault="00F3036C" w:rsidP="00F40870">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center"/>
              <w:rPr>
                <w:rFonts w:ascii="Calibri" w:hAnsi="Calibri"/>
                <w:sz w:val="22"/>
                <w:szCs w:val="22"/>
              </w:rPr>
            </w:pPr>
          </w:p>
          <w:p w14:paraId="50CB8A5A" w14:textId="77777777" w:rsidR="00F3036C" w:rsidRPr="003A55FE" w:rsidRDefault="00F3036C" w:rsidP="00F40870">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center"/>
              <w:rPr>
                <w:rFonts w:ascii="Calibri" w:hAnsi="Calibri"/>
                <w:sz w:val="22"/>
                <w:szCs w:val="22"/>
              </w:rPr>
            </w:pPr>
          </w:p>
          <w:p w14:paraId="2B878E31" w14:textId="77777777" w:rsidR="00F3036C" w:rsidRPr="00EE1133" w:rsidRDefault="00F3036C" w:rsidP="00F40870">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Calibri" w:hAnsi="Calibri"/>
                <w:b/>
                <w:sz w:val="22"/>
                <w:szCs w:val="22"/>
              </w:rPr>
            </w:pPr>
            <w:r>
              <w:rPr>
                <w:rFonts w:ascii="Calibri" w:hAnsi="Calibri"/>
                <w:b/>
                <w:sz w:val="22"/>
                <w:szCs w:val="22"/>
              </w:rPr>
              <w:t>Velko Petric Cabrales</w:t>
            </w:r>
          </w:p>
          <w:p w14:paraId="0A66AC12" w14:textId="77777777" w:rsidR="00F3036C" w:rsidRPr="00F131DF" w:rsidRDefault="00F3036C" w:rsidP="00F40870">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Calibri" w:hAnsi="Calibri"/>
                <w:sz w:val="22"/>
                <w:szCs w:val="22"/>
              </w:rPr>
            </w:pPr>
            <w:r>
              <w:rPr>
                <w:rFonts w:ascii="Calibri" w:hAnsi="Calibri"/>
                <w:sz w:val="22"/>
                <w:szCs w:val="22"/>
              </w:rPr>
              <w:t>RUT: 8.961.184-9</w:t>
            </w:r>
          </w:p>
          <w:p w14:paraId="1FE3DFD8" w14:textId="77777777" w:rsidR="00F3036C" w:rsidRPr="00CC7875" w:rsidRDefault="00F3036C" w:rsidP="00F40870">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Calibri" w:hAnsi="Calibri"/>
                <w:sz w:val="22"/>
                <w:szCs w:val="22"/>
              </w:rPr>
            </w:pPr>
            <w:r w:rsidRPr="00CC7875">
              <w:rPr>
                <w:rFonts w:ascii="Calibri" w:hAnsi="Calibri"/>
                <w:sz w:val="22"/>
                <w:szCs w:val="22"/>
              </w:rPr>
              <w:t>Fundación Instituto Profesional Duoc U</w:t>
            </w:r>
            <w:r>
              <w:rPr>
                <w:rFonts w:ascii="Calibri" w:hAnsi="Calibri"/>
                <w:sz w:val="22"/>
                <w:szCs w:val="22"/>
              </w:rPr>
              <w:t>C</w:t>
            </w:r>
          </w:p>
        </w:tc>
      </w:tr>
      <w:tr w:rsidR="00EA2B86" w:rsidRPr="003A55FE" w14:paraId="43FD4F20" w14:textId="77777777" w:rsidTr="00BD4E38">
        <w:trPr>
          <w:trHeight w:val="2425"/>
          <w:jc w:val="center"/>
        </w:trPr>
        <w:tc>
          <w:tcPr>
            <w:tcW w:w="4678" w:type="dxa"/>
            <w:shd w:val="clear" w:color="auto" w:fill="auto"/>
          </w:tcPr>
          <w:p w14:paraId="549FF72F" w14:textId="77777777" w:rsidR="00EA2B86" w:rsidRDefault="00EA2B86" w:rsidP="004329E8">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p>
          <w:p w14:paraId="17DAAFCD" w14:textId="77777777" w:rsidR="00EA2B86" w:rsidRPr="003A55FE" w:rsidRDefault="00EA2B86" w:rsidP="004329E8">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both"/>
              <w:rPr>
                <w:rFonts w:ascii="Calibri" w:hAnsi="Calibri"/>
                <w:sz w:val="22"/>
                <w:szCs w:val="22"/>
              </w:rPr>
            </w:pPr>
          </w:p>
          <w:p w14:paraId="3B970A43" w14:textId="77777777" w:rsidR="00EA2B86" w:rsidRPr="00EE1133" w:rsidRDefault="00EA2B86" w:rsidP="004329E8">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Calibri" w:hAnsi="Calibri"/>
                <w:b/>
                <w:sz w:val="22"/>
                <w:szCs w:val="22"/>
              </w:rPr>
            </w:pPr>
            <w:r>
              <w:rPr>
                <w:rFonts w:ascii="Calibri" w:hAnsi="Calibri"/>
                <w:b/>
                <w:sz w:val="22"/>
                <w:szCs w:val="22"/>
              </w:rPr>
              <w:t>Luis Ramirez Donoso</w:t>
            </w:r>
          </w:p>
          <w:p w14:paraId="2C718E6C" w14:textId="77777777" w:rsidR="00EA2B86" w:rsidRDefault="003A6669" w:rsidP="004329E8">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Calibri" w:hAnsi="Calibri"/>
                <w:sz w:val="22"/>
                <w:szCs w:val="22"/>
              </w:rPr>
            </w:pPr>
            <w:r>
              <w:rPr>
                <w:rFonts w:ascii="Calibri" w:hAnsi="Calibri"/>
                <w:sz w:val="22"/>
                <w:szCs w:val="22"/>
              </w:rPr>
              <w:t>RUT: 13.025.307-5</w:t>
            </w:r>
          </w:p>
          <w:p w14:paraId="1B719629" w14:textId="77777777" w:rsidR="00EA2B86" w:rsidRPr="00CC7875" w:rsidRDefault="003A6669" w:rsidP="004329E8">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Calibri" w:hAnsi="Calibri"/>
                <w:sz w:val="22"/>
                <w:szCs w:val="22"/>
              </w:rPr>
            </w:pPr>
            <w:r>
              <w:rPr>
                <w:rFonts w:ascii="Calibri" w:hAnsi="Calibri"/>
                <w:sz w:val="22"/>
                <w:szCs w:val="22"/>
              </w:rPr>
              <w:t>Insotec Group</w:t>
            </w:r>
          </w:p>
        </w:tc>
        <w:tc>
          <w:tcPr>
            <w:tcW w:w="4763" w:type="dxa"/>
            <w:shd w:val="clear" w:color="auto" w:fill="auto"/>
          </w:tcPr>
          <w:p w14:paraId="6F9A5CF6" w14:textId="77777777" w:rsidR="00EA2B86" w:rsidRPr="003A55FE" w:rsidRDefault="00EA2B86" w:rsidP="004329E8">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center"/>
              <w:rPr>
                <w:rFonts w:ascii="Calibri" w:hAnsi="Calibri"/>
                <w:sz w:val="22"/>
                <w:szCs w:val="22"/>
              </w:rPr>
            </w:pPr>
          </w:p>
          <w:p w14:paraId="0FED40CE" w14:textId="77777777" w:rsidR="00EA2B86" w:rsidRPr="003A55FE" w:rsidRDefault="00EA2B86" w:rsidP="004329E8">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20"/>
              <w:jc w:val="center"/>
              <w:rPr>
                <w:rFonts w:ascii="Calibri" w:hAnsi="Calibri"/>
                <w:sz w:val="22"/>
                <w:szCs w:val="22"/>
              </w:rPr>
            </w:pPr>
          </w:p>
          <w:p w14:paraId="1BDBE6FF" w14:textId="77777777" w:rsidR="00EA2B86" w:rsidRPr="00EE1133" w:rsidRDefault="003A6669" w:rsidP="004329E8">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Calibri" w:hAnsi="Calibri"/>
                <w:b/>
                <w:sz w:val="22"/>
                <w:szCs w:val="22"/>
              </w:rPr>
            </w:pPr>
            <w:r>
              <w:rPr>
                <w:rFonts w:ascii="Calibri" w:hAnsi="Calibri"/>
                <w:b/>
                <w:sz w:val="22"/>
                <w:szCs w:val="22"/>
              </w:rPr>
              <w:t>Claudio Navarrete Sims</w:t>
            </w:r>
          </w:p>
          <w:p w14:paraId="5E39750A" w14:textId="77777777" w:rsidR="00EA2B86" w:rsidRPr="00F131DF" w:rsidRDefault="003A6669" w:rsidP="004329E8">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Calibri" w:hAnsi="Calibri"/>
                <w:sz w:val="22"/>
                <w:szCs w:val="22"/>
              </w:rPr>
            </w:pPr>
            <w:r>
              <w:rPr>
                <w:rFonts w:ascii="Calibri" w:hAnsi="Calibri"/>
                <w:sz w:val="22"/>
                <w:szCs w:val="22"/>
              </w:rPr>
              <w:t>RUT: 12.263.813-8</w:t>
            </w:r>
          </w:p>
          <w:p w14:paraId="5D4BE782" w14:textId="77777777" w:rsidR="00EA2B86" w:rsidRPr="00CC7875" w:rsidRDefault="003A6669" w:rsidP="004329E8">
            <w:pPr>
              <w:pStyle w:val="Formatolib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Calibri" w:hAnsi="Calibri"/>
                <w:sz w:val="22"/>
                <w:szCs w:val="22"/>
              </w:rPr>
            </w:pPr>
            <w:r>
              <w:rPr>
                <w:rFonts w:ascii="Calibri" w:hAnsi="Calibri"/>
                <w:sz w:val="22"/>
                <w:szCs w:val="22"/>
              </w:rPr>
              <w:t>Insotec Group</w:t>
            </w:r>
          </w:p>
        </w:tc>
      </w:tr>
    </w:tbl>
    <w:p w14:paraId="67D163DA" w14:textId="77777777" w:rsidR="00C0480B" w:rsidRPr="00147562" w:rsidRDefault="00C0480B" w:rsidP="009D5775">
      <w:pPr>
        <w:pStyle w:val="Ttulo2"/>
        <w:numPr>
          <w:ilvl w:val="1"/>
          <w:numId w:val="0"/>
        </w:numPr>
        <w:spacing w:before="360" w:after="120"/>
        <w:jc w:val="both"/>
        <w:rPr>
          <w:rFonts w:ascii="Calibri" w:hAnsi="Calibri" w:cs="Arial"/>
          <w:sz w:val="22"/>
          <w:szCs w:val="22"/>
        </w:rPr>
      </w:pPr>
      <w:r w:rsidRPr="00147562">
        <w:rPr>
          <w:rFonts w:ascii="Calibri" w:hAnsi="Calibri" w:cs="Arial"/>
          <w:sz w:val="22"/>
          <w:szCs w:val="22"/>
        </w:rPr>
        <w:t xml:space="preserve"> </w:t>
      </w:r>
    </w:p>
    <w:p w14:paraId="66F08B3E" w14:textId="77777777" w:rsidR="00C0480B" w:rsidRPr="00147562" w:rsidRDefault="00C0480B" w:rsidP="00C0480B">
      <w:pPr>
        <w:tabs>
          <w:tab w:val="left" w:pos="1134"/>
        </w:tabs>
        <w:suppressAutoHyphens/>
        <w:ind w:left="851"/>
        <w:rPr>
          <w:rFonts w:ascii="Calibri" w:hAnsi="Calibri"/>
          <w:sz w:val="22"/>
          <w:szCs w:val="22"/>
        </w:rPr>
      </w:pPr>
    </w:p>
    <w:sectPr w:rsidR="00C0480B" w:rsidRPr="00147562" w:rsidSect="00480CDF">
      <w:footerReference w:type="default" r:id="rId9"/>
      <w:pgSz w:w="12240" w:h="15840" w:code="1"/>
      <w:pgMar w:top="1440" w:right="1440" w:bottom="1134" w:left="1440" w:header="964" w:footer="567" w:gutter="0"/>
      <w:cols w:space="720"/>
      <w:docGrid w:linePitch="326"/>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DC58CB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F5A98B" w14:textId="77777777" w:rsidR="00EB40BD" w:rsidRDefault="00EB40BD">
      <w:pPr>
        <w:spacing w:after="0"/>
      </w:pPr>
      <w:r>
        <w:separator/>
      </w:r>
    </w:p>
  </w:endnote>
  <w:endnote w:type="continuationSeparator" w:id="0">
    <w:p w14:paraId="350DD2C0" w14:textId="77777777" w:rsidR="00EB40BD" w:rsidRDefault="00EB40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ヒラギノ角ゴ Pro W3">
    <w:altName w:val="Times New Roman"/>
    <w:charset w:val="00"/>
    <w:family w:val="roman"/>
    <w:pitch w:val="default"/>
  </w:font>
  <w:font w:name="Helvetica">
    <w:panose1 w:val="020B0604020202020204"/>
    <w:charset w:val="00"/>
    <w:family w:val="swiss"/>
    <w:pitch w:val="variable"/>
    <w:sig w:usb0="E0002AFF" w:usb1="C0007843" w:usb2="00000009" w:usb3="00000000" w:csb0="000001FF" w:csb1="00000000"/>
  </w:font>
  <w:font w:name="Lucida Grande">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91BDE0" w14:textId="77777777" w:rsidR="00162DF3" w:rsidRDefault="00162DF3" w:rsidP="00480CDF">
    <w:pPr>
      <w:pStyle w:val="CabeceraypieA"/>
      <w:tabs>
        <w:tab w:val="clear" w:pos="9360"/>
        <w:tab w:val="right" w:pos="9612"/>
      </w:tabs>
      <w:jc w:val="center"/>
      <w:rPr>
        <w:rFonts w:ascii="Times New Roman" w:eastAsia="Times New Roman" w:hAnsi="Times New Roman"/>
        <w:color w:val="auto"/>
        <w:lang w:val="es-CL" w:eastAsia="es-CL" w:bidi="x-none"/>
      </w:rPr>
    </w:pPr>
  </w:p>
  <w:p w14:paraId="192E1437" w14:textId="77777777" w:rsidR="00162DF3" w:rsidRDefault="00162DF3">
    <w:r w:rsidRPr="003A55FE">
      <w:rPr>
        <w:sz w:val="2"/>
      </w:rPr>
      <w:c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2FAEF1" w14:textId="77777777" w:rsidR="00EB40BD" w:rsidRDefault="00EB40BD">
      <w:pPr>
        <w:spacing w:after="0"/>
      </w:pPr>
      <w:r>
        <w:separator/>
      </w:r>
    </w:p>
  </w:footnote>
  <w:footnote w:type="continuationSeparator" w:id="0">
    <w:p w14:paraId="4CD68B95" w14:textId="77777777" w:rsidR="00EB40BD" w:rsidRDefault="00EB40B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894EE873"/>
    <w:lvl w:ilvl="0">
      <w:start w:val="1"/>
      <w:numFmt w:val="decimal"/>
      <w:isLgl/>
      <w:lvlText w:val="%1."/>
      <w:lvlJc w:val="left"/>
      <w:pPr>
        <w:tabs>
          <w:tab w:val="num" w:pos="567"/>
        </w:tabs>
        <w:ind w:left="567" w:firstLine="0"/>
      </w:pPr>
      <w:rPr>
        <w:rFonts w:hint="default"/>
        <w:position w:val="0"/>
        <w:sz w:val="24"/>
      </w:rPr>
    </w:lvl>
    <w:lvl w:ilvl="1">
      <w:start w:val="1"/>
      <w:numFmt w:val="bullet"/>
      <w:suff w:val="nothing"/>
      <w:lvlText w:val=""/>
      <w:lvlJc w:val="left"/>
      <w:pPr>
        <w:ind w:left="0" w:firstLine="720"/>
      </w:pPr>
      <w:rPr>
        <w:rFonts w:hint="default"/>
        <w:position w:val="0"/>
        <w:sz w:val="24"/>
      </w:rPr>
    </w:lvl>
    <w:lvl w:ilvl="2">
      <w:start w:val="1"/>
      <w:numFmt w:val="bullet"/>
      <w:suff w:val="nothing"/>
      <w:lvlText w:val=""/>
      <w:lvlJc w:val="left"/>
      <w:pPr>
        <w:ind w:left="0" w:firstLine="1440"/>
      </w:pPr>
      <w:rPr>
        <w:rFonts w:hint="default"/>
        <w:position w:val="0"/>
        <w:sz w:val="24"/>
      </w:rPr>
    </w:lvl>
    <w:lvl w:ilvl="3">
      <w:start w:val="1"/>
      <w:numFmt w:val="bullet"/>
      <w:suff w:val="nothing"/>
      <w:lvlText w:val=""/>
      <w:lvlJc w:val="left"/>
      <w:pPr>
        <w:ind w:left="0" w:firstLine="2160"/>
      </w:pPr>
      <w:rPr>
        <w:rFonts w:hint="default"/>
        <w:position w:val="0"/>
        <w:sz w:val="24"/>
      </w:rPr>
    </w:lvl>
    <w:lvl w:ilvl="4">
      <w:start w:val="1"/>
      <w:numFmt w:val="bullet"/>
      <w:suff w:val="nothing"/>
      <w:lvlText w:val=""/>
      <w:lvlJc w:val="left"/>
      <w:pPr>
        <w:ind w:left="0" w:firstLine="2880"/>
      </w:pPr>
      <w:rPr>
        <w:rFonts w:hint="default"/>
        <w:position w:val="0"/>
        <w:sz w:val="24"/>
      </w:rPr>
    </w:lvl>
    <w:lvl w:ilvl="5">
      <w:start w:val="1"/>
      <w:numFmt w:val="bullet"/>
      <w:suff w:val="nothing"/>
      <w:lvlText w:val=""/>
      <w:lvlJc w:val="left"/>
      <w:pPr>
        <w:ind w:left="0" w:firstLine="3600"/>
      </w:pPr>
      <w:rPr>
        <w:rFonts w:hint="default"/>
        <w:position w:val="0"/>
        <w:sz w:val="24"/>
      </w:rPr>
    </w:lvl>
    <w:lvl w:ilvl="6">
      <w:start w:val="1"/>
      <w:numFmt w:val="bullet"/>
      <w:suff w:val="nothing"/>
      <w:lvlText w:val=""/>
      <w:lvlJc w:val="left"/>
      <w:pPr>
        <w:ind w:left="0" w:firstLine="4320"/>
      </w:pPr>
      <w:rPr>
        <w:rFonts w:hint="default"/>
        <w:position w:val="0"/>
        <w:sz w:val="24"/>
      </w:rPr>
    </w:lvl>
    <w:lvl w:ilvl="7">
      <w:start w:val="1"/>
      <w:numFmt w:val="bullet"/>
      <w:suff w:val="nothing"/>
      <w:lvlText w:val=""/>
      <w:lvlJc w:val="left"/>
      <w:pPr>
        <w:ind w:left="0" w:firstLine="5040"/>
      </w:pPr>
      <w:rPr>
        <w:rFonts w:hint="default"/>
        <w:position w:val="0"/>
        <w:sz w:val="24"/>
      </w:rPr>
    </w:lvl>
    <w:lvl w:ilvl="8">
      <w:start w:val="1"/>
      <w:numFmt w:val="bullet"/>
      <w:suff w:val="nothing"/>
      <w:lvlText w:val=""/>
      <w:lvlJc w:val="left"/>
      <w:pPr>
        <w:ind w:left="0" w:firstLine="5760"/>
      </w:pPr>
      <w:rPr>
        <w:rFonts w:hint="default"/>
        <w:position w:val="0"/>
        <w:sz w:val="24"/>
      </w:rPr>
    </w:lvl>
  </w:abstractNum>
  <w:abstractNum w:abstractNumId="1">
    <w:nsid w:val="00000002"/>
    <w:multiLevelType w:val="multilevel"/>
    <w:tmpl w:val="894EE874"/>
    <w:lvl w:ilvl="0">
      <w:start w:val="1"/>
      <w:numFmt w:val="decimal"/>
      <w:isLgl/>
      <w:lvlText w:val="%1."/>
      <w:lvlJc w:val="left"/>
      <w:pPr>
        <w:tabs>
          <w:tab w:val="num" w:pos="567"/>
        </w:tabs>
        <w:ind w:left="567" w:firstLine="0"/>
      </w:pPr>
      <w:rPr>
        <w:rFonts w:hint="default"/>
        <w:position w:val="0"/>
        <w:sz w:val="24"/>
      </w:rPr>
    </w:lvl>
    <w:lvl w:ilvl="1">
      <w:start w:val="1"/>
      <w:numFmt w:val="bullet"/>
      <w:suff w:val="nothing"/>
      <w:lvlText w:val=""/>
      <w:lvlJc w:val="left"/>
      <w:pPr>
        <w:ind w:left="0" w:firstLine="720"/>
      </w:pPr>
      <w:rPr>
        <w:rFonts w:hint="default"/>
        <w:position w:val="0"/>
        <w:sz w:val="24"/>
      </w:rPr>
    </w:lvl>
    <w:lvl w:ilvl="2">
      <w:start w:val="1"/>
      <w:numFmt w:val="bullet"/>
      <w:suff w:val="nothing"/>
      <w:lvlText w:val=""/>
      <w:lvlJc w:val="left"/>
      <w:pPr>
        <w:ind w:left="0" w:firstLine="1440"/>
      </w:pPr>
      <w:rPr>
        <w:rFonts w:hint="default"/>
        <w:position w:val="0"/>
        <w:sz w:val="24"/>
      </w:rPr>
    </w:lvl>
    <w:lvl w:ilvl="3">
      <w:start w:val="1"/>
      <w:numFmt w:val="bullet"/>
      <w:suff w:val="nothing"/>
      <w:lvlText w:val=""/>
      <w:lvlJc w:val="left"/>
      <w:pPr>
        <w:ind w:left="0" w:firstLine="2160"/>
      </w:pPr>
      <w:rPr>
        <w:rFonts w:hint="default"/>
        <w:position w:val="0"/>
        <w:sz w:val="24"/>
      </w:rPr>
    </w:lvl>
    <w:lvl w:ilvl="4">
      <w:start w:val="1"/>
      <w:numFmt w:val="bullet"/>
      <w:suff w:val="nothing"/>
      <w:lvlText w:val=""/>
      <w:lvlJc w:val="left"/>
      <w:pPr>
        <w:ind w:left="0" w:firstLine="2880"/>
      </w:pPr>
      <w:rPr>
        <w:rFonts w:hint="default"/>
        <w:position w:val="0"/>
        <w:sz w:val="24"/>
      </w:rPr>
    </w:lvl>
    <w:lvl w:ilvl="5">
      <w:start w:val="1"/>
      <w:numFmt w:val="bullet"/>
      <w:suff w:val="nothing"/>
      <w:lvlText w:val=""/>
      <w:lvlJc w:val="left"/>
      <w:pPr>
        <w:ind w:left="0" w:firstLine="3600"/>
      </w:pPr>
      <w:rPr>
        <w:rFonts w:hint="default"/>
        <w:position w:val="0"/>
        <w:sz w:val="24"/>
      </w:rPr>
    </w:lvl>
    <w:lvl w:ilvl="6">
      <w:start w:val="1"/>
      <w:numFmt w:val="bullet"/>
      <w:suff w:val="nothing"/>
      <w:lvlText w:val=""/>
      <w:lvlJc w:val="left"/>
      <w:pPr>
        <w:ind w:left="0" w:firstLine="4320"/>
      </w:pPr>
      <w:rPr>
        <w:rFonts w:hint="default"/>
        <w:position w:val="0"/>
        <w:sz w:val="24"/>
      </w:rPr>
    </w:lvl>
    <w:lvl w:ilvl="7">
      <w:start w:val="1"/>
      <w:numFmt w:val="bullet"/>
      <w:suff w:val="nothing"/>
      <w:lvlText w:val=""/>
      <w:lvlJc w:val="left"/>
      <w:pPr>
        <w:ind w:left="0" w:firstLine="5040"/>
      </w:pPr>
      <w:rPr>
        <w:rFonts w:hint="default"/>
        <w:position w:val="0"/>
        <w:sz w:val="24"/>
      </w:rPr>
    </w:lvl>
    <w:lvl w:ilvl="8">
      <w:start w:val="1"/>
      <w:numFmt w:val="bullet"/>
      <w:suff w:val="nothing"/>
      <w:lvlText w:val=""/>
      <w:lvlJc w:val="left"/>
      <w:pPr>
        <w:ind w:left="0" w:firstLine="5760"/>
      </w:pPr>
      <w:rPr>
        <w:rFonts w:hint="default"/>
        <w:position w:val="0"/>
        <w:sz w:val="24"/>
      </w:rPr>
    </w:lvl>
  </w:abstractNum>
  <w:abstractNum w:abstractNumId="2">
    <w:nsid w:val="00000003"/>
    <w:multiLevelType w:val="multilevel"/>
    <w:tmpl w:val="894EE875"/>
    <w:lvl w:ilvl="0">
      <w:start w:val="1"/>
      <w:numFmt w:val="decimal"/>
      <w:isLgl/>
      <w:lvlText w:val="%1."/>
      <w:lvlJc w:val="left"/>
      <w:pPr>
        <w:tabs>
          <w:tab w:val="num" w:pos="567"/>
        </w:tabs>
        <w:ind w:left="567" w:firstLine="0"/>
      </w:pPr>
      <w:rPr>
        <w:rFonts w:hint="default"/>
        <w:position w:val="0"/>
      </w:rPr>
    </w:lvl>
    <w:lvl w:ilvl="1">
      <w:start w:val="1"/>
      <w:numFmt w:val="decimal"/>
      <w:isLgl/>
      <w:lvlText w:val="%2."/>
      <w:lvlJc w:val="left"/>
      <w:pPr>
        <w:tabs>
          <w:tab w:val="num" w:pos="360"/>
        </w:tabs>
        <w:ind w:left="360" w:firstLine="360"/>
      </w:pPr>
      <w:rPr>
        <w:rFonts w:hint="default"/>
        <w:position w:val="0"/>
      </w:rPr>
    </w:lvl>
    <w:lvl w:ilvl="2">
      <w:start w:val="1"/>
      <w:numFmt w:val="decimal"/>
      <w:isLgl/>
      <w:lvlText w:val="%3."/>
      <w:lvlJc w:val="left"/>
      <w:pPr>
        <w:tabs>
          <w:tab w:val="num" w:pos="360"/>
        </w:tabs>
        <w:ind w:left="360" w:firstLine="720"/>
      </w:pPr>
      <w:rPr>
        <w:rFonts w:hint="default"/>
        <w:position w:val="0"/>
      </w:rPr>
    </w:lvl>
    <w:lvl w:ilvl="3">
      <w:start w:val="1"/>
      <w:numFmt w:val="decimal"/>
      <w:isLgl/>
      <w:lvlText w:val="%4."/>
      <w:lvlJc w:val="left"/>
      <w:pPr>
        <w:tabs>
          <w:tab w:val="num" w:pos="360"/>
        </w:tabs>
        <w:ind w:left="360" w:firstLine="1080"/>
      </w:pPr>
      <w:rPr>
        <w:rFonts w:hint="default"/>
        <w:position w:val="0"/>
      </w:rPr>
    </w:lvl>
    <w:lvl w:ilvl="4">
      <w:start w:val="1"/>
      <w:numFmt w:val="decimal"/>
      <w:isLgl/>
      <w:lvlText w:val="%5."/>
      <w:lvlJc w:val="left"/>
      <w:pPr>
        <w:tabs>
          <w:tab w:val="num" w:pos="360"/>
        </w:tabs>
        <w:ind w:left="360" w:firstLine="1440"/>
      </w:pPr>
      <w:rPr>
        <w:rFonts w:hint="default"/>
        <w:position w:val="0"/>
      </w:rPr>
    </w:lvl>
    <w:lvl w:ilvl="5">
      <w:start w:val="1"/>
      <w:numFmt w:val="decimal"/>
      <w:isLgl/>
      <w:lvlText w:val="%6."/>
      <w:lvlJc w:val="left"/>
      <w:pPr>
        <w:tabs>
          <w:tab w:val="num" w:pos="360"/>
        </w:tabs>
        <w:ind w:left="360" w:firstLine="1800"/>
      </w:pPr>
      <w:rPr>
        <w:rFonts w:hint="default"/>
        <w:position w:val="0"/>
      </w:rPr>
    </w:lvl>
    <w:lvl w:ilvl="6">
      <w:start w:val="1"/>
      <w:numFmt w:val="decimal"/>
      <w:isLgl/>
      <w:lvlText w:val="%7."/>
      <w:lvlJc w:val="left"/>
      <w:pPr>
        <w:tabs>
          <w:tab w:val="num" w:pos="360"/>
        </w:tabs>
        <w:ind w:left="360" w:firstLine="2160"/>
      </w:pPr>
      <w:rPr>
        <w:rFonts w:hint="default"/>
        <w:position w:val="0"/>
      </w:rPr>
    </w:lvl>
    <w:lvl w:ilvl="7">
      <w:start w:val="1"/>
      <w:numFmt w:val="decimal"/>
      <w:isLgl/>
      <w:lvlText w:val="%8."/>
      <w:lvlJc w:val="left"/>
      <w:pPr>
        <w:tabs>
          <w:tab w:val="num" w:pos="360"/>
        </w:tabs>
        <w:ind w:left="360" w:firstLine="2520"/>
      </w:pPr>
      <w:rPr>
        <w:rFonts w:hint="default"/>
        <w:position w:val="0"/>
      </w:rPr>
    </w:lvl>
    <w:lvl w:ilvl="8">
      <w:start w:val="1"/>
      <w:numFmt w:val="decimal"/>
      <w:isLgl/>
      <w:lvlText w:val="%9."/>
      <w:lvlJc w:val="left"/>
      <w:pPr>
        <w:tabs>
          <w:tab w:val="num" w:pos="360"/>
        </w:tabs>
        <w:ind w:left="360" w:firstLine="2880"/>
      </w:pPr>
      <w:rPr>
        <w:rFonts w:hint="default"/>
        <w:position w:val="0"/>
      </w:rPr>
    </w:lvl>
  </w:abstractNum>
  <w:abstractNum w:abstractNumId="3">
    <w:nsid w:val="00000004"/>
    <w:multiLevelType w:val="multilevel"/>
    <w:tmpl w:val="894EE876"/>
    <w:lvl w:ilvl="0">
      <w:numFmt w:val="bullet"/>
      <w:lvlText w:val="•"/>
      <w:lvlJc w:val="left"/>
      <w:pPr>
        <w:tabs>
          <w:tab w:val="num" w:pos="567"/>
        </w:tabs>
        <w:ind w:left="567" w:firstLine="0"/>
      </w:pPr>
      <w:rPr>
        <w:rFonts w:hint="default"/>
        <w:position w:val="0"/>
        <w:sz w:val="24"/>
      </w:rPr>
    </w:lvl>
    <w:lvl w:ilvl="1">
      <w:start w:val="1"/>
      <w:numFmt w:val="bullet"/>
      <w:suff w:val="nothing"/>
      <w:lvlText w:val=""/>
      <w:lvlJc w:val="left"/>
      <w:pPr>
        <w:ind w:left="0" w:firstLine="720"/>
      </w:pPr>
      <w:rPr>
        <w:rFonts w:hint="default"/>
        <w:position w:val="0"/>
        <w:sz w:val="24"/>
      </w:rPr>
    </w:lvl>
    <w:lvl w:ilvl="2">
      <w:start w:val="1"/>
      <w:numFmt w:val="bullet"/>
      <w:suff w:val="nothing"/>
      <w:lvlText w:val=""/>
      <w:lvlJc w:val="left"/>
      <w:pPr>
        <w:ind w:left="0" w:firstLine="1440"/>
      </w:pPr>
      <w:rPr>
        <w:rFonts w:hint="default"/>
        <w:position w:val="0"/>
        <w:sz w:val="24"/>
      </w:rPr>
    </w:lvl>
    <w:lvl w:ilvl="3">
      <w:start w:val="1"/>
      <w:numFmt w:val="bullet"/>
      <w:suff w:val="nothing"/>
      <w:lvlText w:val=""/>
      <w:lvlJc w:val="left"/>
      <w:pPr>
        <w:ind w:left="0" w:firstLine="2160"/>
      </w:pPr>
      <w:rPr>
        <w:rFonts w:hint="default"/>
        <w:position w:val="0"/>
        <w:sz w:val="24"/>
      </w:rPr>
    </w:lvl>
    <w:lvl w:ilvl="4">
      <w:start w:val="1"/>
      <w:numFmt w:val="bullet"/>
      <w:suff w:val="nothing"/>
      <w:lvlText w:val=""/>
      <w:lvlJc w:val="left"/>
      <w:pPr>
        <w:ind w:left="0" w:firstLine="2880"/>
      </w:pPr>
      <w:rPr>
        <w:rFonts w:hint="default"/>
        <w:position w:val="0"/>
        <w:sz w:val="24"/>
      </w:rPr>
    </w:lvl>
    <w:lvl w:ilvl="5">
      <w:start w:val="1"/>
      <w:numFmt w:val="bullet"/>
      <w:suff w:val="nothing"/>
      <w:lvlText w:val=""/>
      <w:lvlJc w:val="left"/>
      <w:pPr>
        <w:ind w:left="0" w:firstLine="3600"/>
      </w:pPr>
      <w:rPr>
        <w:rFonts w:hint="default"/>
        <w:position w:val="0"/>
        <w:sz w:val="24"/>
      </w:rPr>
    </w:lvl>
    <w:lvl w:ilvl="6">
      <w:start w:val="1"/>
      <w:numFmt w:val="bullet"/>
      <w:suff w:val="nothing"/>
      <w:lvlText w:val=""/>
      <w:lvlJc w:val="left"/>
      <w:pPr>
        <w:ind w:left="0" w:firstLine="4320"/>
      </w:pPr>
      <w:rPr>
        <w:rFonts w:hint="default"/>
        <w:position w:val="0"/>
        <w:sz w:val="24"/>
      </w:rPr>
    </w:lvl>
    <w:lvl w:ilvl="7">
      <w:start w:val="1"/>
      <w:numFmt w:val="bullet"/>
      <w:suff w:val="nothing"/>
      <w:lvlText w:val=""/>
      <w:lvlJc w:val="left"/>
      <w:pPr>
        <w:ind w:left="0" w:firstLine="5040"/>
      </w:pPr>
      <w:rPr>
        <w:rFonts w:hint="default"/>
        <w:position w:val="0"/>
        <w:sz w:val="24"/>
      </w:rPr>
    </w:lvl>
    <w:lvl w:ilvl="8">
      <w:start w:val="1"/>
      <w:numFmt w:val="bullet"/>
      <w:suff w:val="nothing"/>
      <w:lvlText w:val=""/>
      <w:lvlJc w:val="left"/>
      <w:pPr>
        <w:ind w:left="0" w:firstLine="5760"/>
      </w:pPr>
      <w:rPr>
        <w:rFonts w:hint="default"/>
        <w:position w:val="0"/>
        <w:sz w:val="24"/>
      </w:rPr>
    </w:lvl>
  </w:abstractNum>
  <w:abstractNum w:abstractNumId="4">
    <w:nsid w:val="0B78342F"/>
    <w:multiLevelType w:val="hybridMultilevel"/>
    <w:tmpl w:val="CB645BDC"/>
    <w:lvl w:ilvl="0" w:tplc="FBD6F0A0">
      <w:start w:val="1"/>
      <w:numFmt w:val="lowerLetter"/>
      <w:lvlText w:val="%1."/>
      <w:lvlJc w:val="left"/>
      <w:pPr>
        <w:ind w:left="1428" w:hanging="360"/>
      </w:pPr>
      <w:rPr>
        <w:rFonts w:hint="default"/>
        <w:i w:val="0"/>
      </w:r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5">
    <w:nsid w:val="0D78742C"/>
    <w:multiLevelType w:val="hybridMultilevel"/>
    <w:tmpl w:val="F7503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11BD22E0"/>
    <w:multiLevelType w:val="hybridMultilevel"/>
    <w:tmpl w:val="49A82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16031CFE"/>
    <w:multiLevelType w:val="hybridMultilevel"/>
    <w:tmpl w:val="D4B82B96"/>
    <w:lvl w:ilvl="0" w:tplc="188AEB42">
      <w:start w:val="1"/>
      <w:numFmt w:val="ordinalText"/>
      <w:pStyle w:val="Ttulo1"/>
      <w:lvlText w:val="%1:"/>
      <w:lvlJc w:val="left"/>
      <w:pPr>
        <w:ind w:left="360" w:hanging="360"/>
      </w:pPr>
      <w:rPr>
        <w:rFonts w:ascii="Calibri" w:hAnsi="Calibri" w:hint="default"/>
        <w:b/>
        <w:i w:val="0"/>
        <w:sz w:val="24"/>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8">
    <w:nsid w:val="3CD32BAB"/>
    <w:multiLevelType w:val="hybridMultilevel"/>
    <w:tmpl w:val="08309E6A"/>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nsid w:val="414A0082"/>
    <w:multiLevelType w:val="hybridMultilevel"/>
    <w:tmpl w:val="6C06B4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4A1958F8"/>
    <w:multiLevelType w:val="hybridMultilevel"/>
    <w:tmpl w:val="CAACC89C"/>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11">
    <w:nsid w:val="527A46C4"/>
    <w:multiLevelType w:val="hybridMultilevel"/>
    <w:tmpl w:val="AD9CACFE"/>
    <w:lvl w:ilvl="0" w:tplc="29342332">
      <w:start w:val="1"/>
      <w:numFmt w:val="lowerRoman"/>
      <w:lvlText w:val="%1."/>
      <w:lvlJc w:val="left"/>
      <w:pPr>
        <w:ind w:left="1429" w:hanging="360"/>
      </w:p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12">
    <w:nsid w:val="66ED6E51"/>
    <w:multiLevelType w:val="hybridMultilevel"/>
    <w:tmpl w:val="5218BFF4"/>
    <w:lvl w:ilvl="0" w:tplc="8A2E807A">
      <w:start w:val="1"/>
      <w:numFmt w:val="lowerRoman"/>
      <w:lvlText w:val="%1)"/>
      <w:lvlJc w:val="right"/>
      <w:pPr>
        <w:ind w:left="3960" w:hanging="360"/>
      </w:pPr>
      <w:rPr>
        <w:rFonts w:cs="Times New Roman" w:hint="default"/>
      </w:rPr>
    </w:lvl>
    <w:lvl w:ilvl="1" w:tplc="0C0A0019">
      <w:start w:val="1"/>
      <w:numFmt w:val="lowerLetter"/>
      <w:lvlText w:val="%2."/>
      <w:lvlJc w:val="left"/>
      <w:pPr>
        <w:ind w:left="18858" w:hanging="360"/>
      </w:pPr>
    </w:lvl>
    <w:lvl w:ilvl="2" w:tplc="0C0A001B">
      <w:start w:val="1"/>
      <w:numFmt w:val="lowerRoman"/>
      <w:lvlText w:val="%3."/>
      <w:lvlJc w:val="right"/>
      <w:pPr>
        <w:ind w:left="19578" w:hanging="180"/>
      </w:pPr>
    </w:lvl>
    <w:lvl w:ilvl="3" w:tplc="0C0A000F">
      <w:start w:val="1"/>
      <w:numFmt w:val="decimal"/>
      <w:lvlText w:val="%4."/>
      <w:lvlJc w:val="left"/>
      <w:pPr>
        <w:ind w:left="20298" w:hanging="360"/>
      </w:pPr>
    </w:lvl>
    <w:lvl w:ilvl="4" w:tplc="0C0A0019">
      <w:start w:val="1"/>
      <w:numFmt w:val="lowerLetter"/>
      <w:lvlText w:val="%5."/>
      <w:lvlJc w:val="left"/>
      <w:pPr>
        <w:ind w:left="21018" w:hanging="360"/>
      </w:pPr>
    </w:lvl>
    <w:lvl w:ilvl="5" w:tplc="0C0A001B">
      <w:start w:val="1"/>
      <w:numFmt w:val="lowerRoman"/>
      <w:lvlText w:val="%6."/>
      <w:lvlJc w:val="right"/>
      <w:pPr>
        <w:ind w:left="21738" w:hanging="180"/>
      </w:pPr>
    </w:lvl>
    <w:lvl w:ilvl="6" w:tplc="0C0A000F">
      <w:start w:val="1"/>
      <w:numFmt w:val="decimal"/>
      <w:lvlText w:val="%7."/>
      <w:lvlJc w:val="left"/>
      <w:pPr>
        <w:ind w:left="22458" w:hanging="360"/>
      </w:pPr>
    </w:lvl>
    <w:lvl w:ilvl="7" w:tplc="0C0A0019">
      <w:start w:val="1"/>
      <w:numFmt w:val="lowerLetter"/>
      <w:lvlText w:val="%8."/>
      <w:lvlJc w:val="left"/>
      <w:pPr>
        <w:ind w:left="23178" w:hanging="360"/>
      </w:pPr>
    </w:lvl>
    <w:lvl w:ilvl="8" w:tplc="0C0A001B">
      <w:start w:val="1"/>
      <w:numFmt w:val="lowerRoman"/>
      <w:lvlText w:val="%9."/>
      <w:lvlJc w:val="right"/>
      <w:pPr>
        <w:ind w:left="23898" w:hanging="180"/>
      </w:pPr>
    </w:lvl>
  </w:abstractNum>
  <w:num w:numId="1">
    <w:abstractNumId w:val="0"/>
  </w:num>
  <w:num w:numId="2">
    <w:abstractNumId w:val="1"/>
  </w:num>
  <w:num w:numId="3">
    <w:abstractNumId w:val="2"/>
  </w:num>
  <w:num w:numId="4">
    <w:abstractNumId w:val="3"/>
  </w:num>
  <w:num w:numId="5">
    <w:abstractNumId w:val="7"/>
  </w:num>
  <w:num w:numId="6">
    <w:abstractNumId w:val="7"/>
  </w:num>
  <w:num w:numId="7">
    <w:abstractNumId w:val="7"/>
  </w:num>
  <w:num w:numId="8">
    <w:abstractNumId w:val="7"/>
  </w:num>
  <w:num w:numId="9">
    <w:abstractNumId w:val="7"/>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12"/>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num>
  <w:num w:numId="21">
    <w:abstractNumId w:val="8"/>
  </w:num>
  <w:num w:numId="22">
    <w:abstractNumId w:val="4"/>
  </w:num>
  <w:num w:numId="23">
    <w:abstractNumId w:val="6"/>
  </w:num>
  <w:num w:numId="24">
    <w:abstractNumId w:val="9"/>
  </w:num>
  <w:num w:numId="25">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ula Alemparte S.">
    <w15:presenceInfo w15:providerId="AD" w15:userId="S-1-5-21-3132608430-2254405750-972791819-683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3BE8"/>
    <w:rsid w:val="00014459"/>
    <w:rsid w:val="00046228"/>
    <w:rsid w:val="00080B18"/>
    <w:rsid w:val="000861FF"/>
    <w:rsid w:val="000A1145"/>
    <w:rsid w:val="000A44D5"/>
    <w:rsid w:val="000A6A7E"/>
    <w:rsid w:val="000C33DA"/>
    <w:rsid w:val="000C55E1"/>
    <w:rsid w:val="000D2621"/>
    <w:rsid w:val="000D7252"/>
    <w:rsid w:val="000F24C1"/>
    <w:rsid w:val="000F4F6D"/>
    <w:rsid w:val="001060F8"/>
    <w:rsid w:val="00110BB2"/>
    <w:rsid w:val="00116971"/>
    <w:rsid w:val="00147562"/>
    <w:rsid w:val="00150DEF"/>
    <w:rsid w:val="00162DF3"/>
    <w:rsid w:val="00165416"/>
    <w:rsid w:val="001734E9"/>
    <w:rsid w:val="0018609C"/>
    <w:rsid w:val="0019656A"/>
    <w:rsid w:val="00197826"/>
    <w:rsid w:val="001C0229"/>
    <w:rsid w:val="001C516C"/>
    <w:rsid w:val="001E1AC3"/>
    <w:rsid w:val="00220B74"/>
    <w:rsid w:val="002312D2"/>
    <w:rsid w:val="0026738B"/>
    <w:rsid w:val="002A1BD9"/>
    <w:rsid w:val="002B0027"/>
    <w:rsid w:val="002E3EF2"/>
    <w:rsid w:val="002F0C25"/>
    <w:rsid w:val="003040AA"/>
    <w:rsid w:val="0030668C"/>
    <w:rsid w:val="00312109"/>
    <w:rsid w:val="003232DA"/>
    <w:rsid w:val="003405A9"/>
    <w:rsid w:val="003600D5"/>
    <w:rsid w:val="003739CC"/>
    <w:rsid w:val="003A4489"/>
    <w:rsid w:val="003A55FE"/>
    <w:rsid w:val="003A6669"/>
    <w:rsid w:val="003B299E"/>
    <w:rsid w:val="003C3243"/>
    <w:rsid w:val="003D15AC"/>
    <w:rsid w:val="003E630A"/>
    <w:rsid w:val="003F14CB"/>
    <w:rsid w:val="00417C77"/>
    <w:rsid w:val="00447374"/>
    <w:rsid w:val="00454BEC"/>
    <w:rsid w:val="00473C94"/>
    <w:rsid w:val="00480CDF"/>
    <w:rsid w:val="004A3A3B"/>
    <w:rsid w:val="004B7904"/>
    <w:rsid w:val="004C0DCE"/>
    <w:rsid w:val="004E18FC"/>
    <w:rsid w:val="004E4C98"/>
    <w:rsid w:val="00503B0E"/>
    <w:rsid w:val="00503FCB"/>
    <w:rsid w:val="00515FF9"/>
    <w:rsid w:val="00517A4D"/>
    <w:rsid w:val="0052556A"/>
    <w:rsid w:val="0052696E"/>
    <w:rsid w:val="00526AFA"/>
    <w:rsid w:val="0056325D"/>
    <w:rsid w:val="005713C6"/>
    <w:rsid w:val="00592F0D"/>
    <w:rsid w:val="005B04F5"/>
    <w:rsid w:val="005C18DA"/>
    <w:rsid w:val="005C6C96"/>
    <w:rsid w:val="005E0E2B"/>
    <w:rsid w:val="005F138A"/>
    <w:rsid w:val="005F544D"/>
    <w:rsid w:val="00606B9B"/>
    <w:rsid w:val="0065611C"/>
    <w:rsid w:val="006574B6"/>
    <w:rsid w:val="00657B09"/>
    <w:rsid w:val="0066377C"/>
    <w:rsid w:val="006769F3"/>
    <w:rsid w:val="00677F0E"/>
    <w:rsid w:val="006D24A4"/>
    <w:rsid w:val="006E4AF6"/>
    <w:rsid w:val="006E4BF4"/>
    <w:rsid w:val="006F5B2F"/>
    <w:rsid w:val="006F7442"/>
    <w:rsid w:val="00701AA5"/>
    <w:rsid w:val="00710AED"/>
    <w:rsid w:val="00731FFD"/>
    <w:rsid w:val="00736818"/>
    <w:rsid w:val="0078168D"/>
    <w:rsid w:val="0079046C"/>
    <w:rsid w:val="007A6D03"/>
    <w:rsid w:val="007C58A7"/>
    <w:rsid w:val="007F02DF"/>
    <w:rsid w:val="008014C4"/>
    <w:rsid w:val="008023CA"/>
    <w:rsid w:val="00825A64"/>
    <w:rsid w:val="008272D3"/>
    <w:rsid w:val="008470EE"/>
    <w:rsid w:val="00847501"/>
    <w:rsid w:val="00865C13"/>
    <w:rsid w:val="00866939"/>
    <w:rsid w:val="0088166A"/>
    <w:rsid w:val="008A08A2"/>
    <w:rsid w:val="008A5D40"/>
    <w:rsid w:val="008A73F8"/>
    <w:rsid w:val="008B2B0E"/>
    <w:rsid w:val="008C5504"/>
    <w:rsid w:val="008C6559"/>
    <w:rsid w:val="008D5AA9"/>
    <w:rsid w:val="009017ED"/>
    <w:rsid w:val="00902668"/>
    <w:rsid w:val="00912065"/>
    <w:rsid w:val="009134C4"/>
    <w:rsid w:val="00915D2C"/>
    <w:rsid w:val="0092641E"/>
    <w:rsid w:val="00932065"/>
    <w:rsid w:val="009327F8"/>
    <w:rsid w:val="00944BA3"/>
    <w:rsid w:val="0097541C"/>
    <w:rsid w:val="00976F31"/>
    <w:rsid w:val="009978CC"/>
    <w:rsid w:val="009B24F5"/>
    <w:rsid w:val="009B4F62"/>
    <w:rsid w:val="009D5775"/>
    <w:rsid w:val="009E3D93"/>
    <w:rsid w:val="009F1B87"/>
    <w:rsid w:val="00A20963"/>
    <w:rsid w:val="00A224AD"/>
    <w:rsid w:val="00A23BE8"/>
    <w:rsid w:val="00A564CC"/>
    <w:rsid w:val="00A628F0"/>
    <w:rsid w:val="00A62F02"/>
    <w:rsid w:val="00A82F7E"/>
    <w:rsid w:val="00A9094B"/>
    <w:rsid w:val="00A92691"/>
    <w:rsid w:val="00AC158F"/>
    <w:rsid w:val="00AC40BF"/>
    <w:rsid w:val="00AC7F1C"/>
    <w:rsid w:val="00AD0903"/>
    <w:rsid w:val="00AF2434"/>
    <w:rsid w:val="00AF500A"/>
    <w:rsid w:val="00B056FA"/>
    <w:rsid w:val="00B15161"/>
    <w:rsid w:val="00B151A9"/>
    <w:rsid w:val="00B44501"/>
    <w:rsid w:val="00B868CA"/>
    <w:rsid w:val="00B90915"/>
    <w:rsid w:val="00B9476F"/>
    <w:rsid w:val="00BA025E"/>
    <w:rsid w:val="00BA3322"/>
    <w:rsid w:val="00BA6E7D"/>
    <w:rsid w:val="00BB13DF"/>
    <w:rsid w:val="00BC5243"/>
    <w:rsid w:val="00BC7CDC"/>
    <w:rsid w:val="00BD4E38"/>
    <w:rsid w:val="00BE2F1C"/>
    <w:rsid w:val="00C0480B"/>
    <w:rsid w:val="00C43643"/>
    <w:rsid w:val="00C52D5E"/>
    <w:rsid w:val="00C91CF6"/>
    <w:rsid w:val="00C9635C"/>
    <w:rsid w:val="00CB0448"/>
    <w:rsid w:val="00CB2DEE"/>
    <w:rsid w:val="00CC7875"/>
    <w:rsid w:val="00CD0C60"/>
    <w:rsid w:val="00CD13CE"/>
    <w:rsid w:val="00CD6018"/>
    <w:rsid w:val="00CE1899"/>
    <w:rsid w:val="00D028C5"/>
    <w:rsid w:val="00D06DD0"/>
    <w:rsid w:val="00D103FE"/>
    <w:rsid w:val="00D207B3"/>
    <w:rsid w:val="00D3080D"/>
    <w:rsid w:val="00D43014"/>
    <w:rsid w:val="00D65876"/>
    <w:rsid w:val="00D7284B"/>
    <w:rsid w:val="00D73227"/>
    <w:rsid w:val="00D77619"/>
    <w:rsid w:val="00DA1EA3"/>
    <w:rsid w:val="00DA7C09"/>
    <w:rsid w:val="00DD2229"/>
    <w:rsid w:val="00DD5485"/>
    <w:rsid w:val="00DD6C76"/>
    <w:rsid w:val="00DE2C78"/>
    <w:rsid w:val="00DE631D"/>
    <w:rsid w:val="00DF6723"/>
    <w:rsid w:val="00E04B34"/>
    <w:rsid w:val="00E13677"/>
    <w:rsid w:val="00E31A25"/>
    <w:rsid w:val="00E37D61"/>
    <w:rsid w:val="00E408C5"/>
    <w:rsid w:val="00E4315D"/>
    <w:rsid w:val="00E80986"/>
    <w:rsid w:val="00E82714"/>
    <w:rsid w:val="00EA29EA"/>
    <w:rsid w:val="00EA2B86"/>
    <w:rsid w:val="00EB073E"/>
    <w:rsid w:val="00EB40BD"/>
    <w:rsid w:val="00EC3B73"/>
    <w:rsid w:val="00EE1133"/>
    <w:rsid w:val="00EE62BC"/>
    <w:rsid w:val="00EF0B1E"/>
    <w:rsid w:val="00F0522E"/>
    <w:rsid w:val="00F06173"/>
    <w:rsid w:val="00F12860"/>
    <w:rsid w:val="00F131DF"/>
    <w:rsid w:val="00F16FF3"/>
    <w:rsid w:val="00F2197E"/>
    <w:rsid w:val="00F24392"/>
    <w:rsid w:val="00F3036C"/>
    <w:rsid w:val="00F408F3"/>
    <w:rsid w:val="00F612EE"/>
    <w:rsid w:val="00F63153"/>
    <w:rsid w:val="00F731FE"/>
    <w:rsid w:val="00FA4579"/>
    <w:rsid w:val="00FB793A"/>
    <w:rsid w:val="00FC4557"/>
    <w:rsid w:val="00FC4F31"/>
    <w:rsid w:val="00FF56F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0374F09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CL" w:eastAsia="es-CL" w:bidi="ar-SA"/>
      </w:rPr>
    </w:rPrDefault>
    <w:pPrDefault/>
  </w:docDefaults>
  <w:latentStyles w:defLockedState="1"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2" w:uiPriority="99"/>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locked="0" w:uiPriority="99"/>
    <w:lsdException w:name="No Spacing" w:locked="0" w:semiHidden="0" w:uiPriority="99" w:unhideWhenUsed="0" w:qFormat="1"/>
    <w:lsdException w:name="Light Shading" w:locked="0" w:semiHidden="0" w:uiPriority="99" w:unhideWhenUsed="0"/>
    <w:lsdException w:name="Light List" w:locked="0" w:semiHidden="0" w:uiPriority="99" w:unhideWhenUsed="0"/>
    <w:lsdException w:name="Light Grid" w:locked="0" w:semiHidden="0" w:uiPriority="99" w:unhideWhenUsed="0"/>
    <w:lsdException w:name="Medium Shading 1" w:locked="0" w:semiHidden="0" w:uiPriority="99" w:unhideWhenUsed="0"/>
    <w:lsdException w:name="Medium Shading 2" w:locked="0" w:semiHidden="0" w:uiPriority="99" w:unhideWhenUsed="0"/>
    <w:lsdException w:name="Medium List 1" w:locked="0" w:semiHidden="0" w:uiPriority="99" w:unhideWhenUsed="0"/>
    <w:lsdException w:name="Medium List 2" w:locked="0" w:semiHidden="0" w:uiPriority="99" w:unhideWhenUsed="0"/>
    <w:lsdException w:name="Medium Grid 1" w:locked="0" w:semiHidden="0" w:uiPriority="99" w:unhideWhenUsed="0"/>
    <w:lsdException w:name="Medium Grid 2" w:locked="0" w:semiHidden="0" w:uiPriority="1" w:unhideWhenUsed="0" w:qFormat="1"/>
    <w:lsdException w:name="Medium Grid 3" w:locked="0" w:semiHidden="0" w:uiPriority="60" w:unhideWhenUsed="0"/>
    <w:lsdException w:name="Dark List" w:locked="0" w:semiHidden="0" w:uiPriority="61" w:unhideWhenUsed="0"/>
    <w:lsdException w:name="Colorful Shading" w:locked="0" w:semiHidden="0" w:uiPriority="62" w:unhideWhenUsed="0"/>
    <w:lsdException w:name="Colorful List" w:locked="0" w:semiHidden="0" w:uiPriority="63" w:unhideWhenUsed="0"/>
    <w:lsdException w:name="Colorful Grid" w:locked="0" w:semiHidden="0" w:uiPriority="64" w:unhideWhenUsed="0"/>
    <w:lsdException w:name="Light Shading Accent 1" w:locked="0" w:semiHidden="0" w:uiPriority="65" w:unhideWhenUsed="0"/>
    <w:lsdException w:name="Light List Accent 1" w:locked="0" w:semiHidden="0" w:uiPriority="66" w:unhideWhenUsed="0"/>
    <w:lsdException w:name="Light Grid Accent 1" w:locked="0" w:semiHidden="0" w:uiPriority="67" w:unhideWhenUsed="0"/>
    <w:lsdException w:name="Medium Shading 1 Accent 1" w:locked="0" w:semiHidden="0" w:uiPriority="68" w:unhideWhenUsed="0"/>
    <w:lsdException w:name="Medium Shading 2 Accent 1" w:locked="0" w:semiHidden="0" w:uiPriority="69" w:unhideWhenUsed="0"/>
    <w:lsdException w:name="Medium List 1 Accent 1" w:locked="0" w:semiHidden="0" w:uiPriority="70" w:unhideWhenUsed="0"/>
    <w:lsdException w:name="Revision" w:locked="0" w:uiPriority="71" w:unhideWhenUsed="0"/>
    <w:lsdException w:name="List Paragraph" w:locked="0" w:semiHidden="0" w:uiPriority="34" w:unhideWhenUsed="0" w:qFormat="1"/>
    <w:lsdException w:name="Quote" w:locked="0" w:semiHidden="0" w:uiPriority="73" w:unhideWhenUsed="0" w:qFormat="1"/>
    <w:lsdException w:name="Intense Quote" w:locked="0" w:semiHidden="0" w:uiPriority="60" w:unhideWhenUsed="0" w:qFormat="1"/>
    <w:lsdException w:name="Medium List 2 Accent 1" w:locked="0" w:semiHidden="0" w:uiPriority="61" w:unhideWhenUsed="0"/>
    <w:lsdException w:name="Medium Grid 1 Accent 1" w:locked="0" w:semiHidden="0" w:uiPriority="62" w:unhideWhenUsed="0"/>
    <w:lsdException w:name="Medium Grid 2 Accent 1" w:locked="0" w:semiHidden="0" w:uiPriority="63" w:unhideWhenUsed="0"/>
    <w:lsdException w:name="Medium Grid 3 Accent 1" w:locked="0" w:semiHidden="0" w:uiPriority="64" w:unhideWhenUsed="0"/>
    <w:lsdException w:name="Dark List Accent 1" w:locked="0" w:semiHidden="0" w:uiPriority="65" w:unhideWhenUsed="0"/>
    <w:lsdException w:name="Colorful Shading Accent 1" w:locked="0" w:semiHidden="0" w:uiPriority="99" w:unhideWhenUsed="0"/>
    <w:lsdException w:name="Colorful List Accent 1" w:locked="0" w:semiHidden="0" w:uiPriority="34" w:unhideWhenUsed="0" w:qFormat="1"/>
    <w:lsdException w:name="Colorful Grid Accent 1" w:locked="0" w:semiHidden="0" w:uiPriority="29" w:unhideWhenUsed="0" w:qFormat="1"/>
    <w:lsdException w:name="Light Shading Accent 2" w:locked="0" w:semiHidden="0" w:uiPriority="30" w:unhideWhenUsed="0" w:qFormat="1"/>
    <w:lsdException w:name="Light List Accent 2" w:locked="0" w:semiHidden="0" w:uiPriority="66" w:unhideWhenUsed="0"/>
    <w:lsdException w:name="Light Grid Accent 2" w:locked="0" w:semiHidden="0" w:uiPriority="67" w:unhideWhenUsed="0"/>
    <w:lsdException w:name="Medium Shading 1 Accent 2" w:locked="0" w:semiHidden="0" w:uiPriority="68" w:unhideWhenUsed="0"/>
    <w:lsdException w:name="Medium Shading 2 Accent 2" w:locked="0" w:semiHidden="0" w:uiPriority="69" w:unhideWhenUsed="0"/>
    <w:lsdException w:name="Medium List 1 Accent 2" w:locked="0" w:semiHidden="0" w:uiPriority="70" w:unhideWhenUsed="0"/>
    <w:lsdException w:name="Medium List 2 Accent 2" w:locked="0" w:semiHidden="0" w:uiPriority="71" w:unhideWhenUsed="0"/>
    <w:lsdException w:name="Medium Grid 1 Accent 2" w:locked="0" w:semiHidden="0" w:uiPriority="72" w:unhideWhenUsed="0"/>
    <w:lsdException w:name="Medium Grid 2 Accent 2" w:locked="0" w:semiHidden="0" w:uiPriority="73" w:unhideWhenUsed="0"/>
    <w:lsdException w:name="Medium Grid 3 Accent 2" w:locked="0" w:semiHidden="0" w:uiPriority="60" w:unhideWhenUsed="0"/>
    <w:lsdException w:name="Dark List Accent 2" w:locked="0" w:semiHidden="0" w:uiPriority="61" w:unhideWhenUsed="0"/>
    <w:lsdException w:name="Colorful Shading Accent 2" w:locked="0" w:semiHidden="0" w:uiPriority="62" w:unhideWhenUsed="0"/>
    <w:lsdException w:name="Colorful List Accent 2" w:locked="0" w:semiHidden="0" w:uiPriority="63" w:unhideWhenUsed="0"/>
    <w:lsdException w:name="Colorful Grid Accent 2" w:locked="0" w:semiHidden="0" w:uiPriority="64" w:unhideWhenUsed="0"/>
    <w:lsdException w:name="Light Shading Accent 3" w:locked="0" w:semiHidden="0" w:uiPriority="65" w:unhideWhenUsed="0"/>
    <w:lsdException w:name="Light List Accent 3" w:locked="0" w:semiHidden="0" w:uiPriority="66" w:unhideWhenUsed="0"/>
    <w:lsdException w:name="Light Grid Accent 3" w:locked="0" w:semiHidden="0" w:uiPriority="67" w:unhideWhenUsed="0"/>
    <w:lsdException w:name="Medium Shading 1 Accent 3" w:locked="0" w:semiHidden="0" w:uiPriority="68" w:unhideWhenUsed="0"/>
    <w:lsdException w:name="Medium Shading 2 Accent 3" w:locked="0" w:semiHidden="0" w:uiPriority="69" w:unhideWhenUsed="0"/>
    <w:lsdException w:name="Medium List 1 Accent 3" w:locked="0" w:semiHidden="0" w:uiPriority="70" w:unhideWhenUsed="0"/>
    <w:lsdException w:name="Medium List 2 Accent 3" w:locked="0" w:semiHidden="0" w:uiPriority="71" w:unhideWhenUsed="0"/>
    <w:lsdException w:name="Medium Grid 1 Accent 3" w:locked="0" w:semiHidden="0" w:uiPriority="72" w:unhideWhenUsed="0"/>
    <w:lsdException w:name="Medium Grid 2 Accent 3" w:locked="0" w:semiHidden="0" w:uiPriority="73" w:unhideWhenUsed="0"/>
    <w:lsdException w:name="Medium Grid 3 Accent 3" w:locked="0" w:semiHidden="0" w:uiPriority="60" w:unhideWhenUsed="0"/>
    <w:lsdException w:name="Dark List Accent 3" w:locked="0" w:semiHidden="0" w:uiPriority="61" w:unhideWhenUsed="0"/>
    <w:lsdException w:name="Colorful Shading Accent 3" w:locked="0" w:semiHidden="0" w:uiPriority="62" w:unhideWhenUsed="0"/>
    <w:lsdException w:name="Colorful List Accent 3" w:locked="0" w:semiHidden="0" w:uiPriority="63" w:unhideWhenUsed="0"/>
    <w:lsdException w:name="Colorful Grid Accent 3" w:locked="0" w:semiHidden="0" w:uiPriority="64" w:unhideWhenUsed="0"/>
    <w:lsdException w:name="Light Shading Accent 4" w:locked="0" w:semiHidden="0" w:uiPriority="65" w:unhideWhenUsed="0"/>
    <w:lsdException w:name="Light List Accent 4" w:locked="0" w:semiHidden="0" w:uiPriority="66" w:unhideWhenUsed="0"/>
    <w:lsdException w:name="Light Grid Accent 4" w:locked="0" w:semiHidden="0" w:uiPriority="67" w:unhideWhenUsed="0"/>
    <w:lsdException w:name="Medium Shading 1 Accent 4" w:locked="0" w:semiHidden="0" w:uiPriority="68" w:unhideWhenUsed="0"/>
    <w:lsdException w:name="Medium Shading 2 Accent 4" w:locked="0" w:semiHidden="0" w:uiPriority="69" w:unhideWhenUsed="0"/>
    <w:lsdException w:name="Medium List 1 Accent 4" w:locked="0" w:semiHidden="0" w:uiPriority="70" w:unhideWhenUsed="0"/>
    <w:lsdException w:name="Medium List 2 Accent 4" w:locked="0" w:semiHidden="0" w:uiPriority="71" w:unhideWhenUsed="0"/>
    <w:lsdException w:name="Medium Grid 1 Accent 4" w:locked="0" w:semiHidden="0" w:uiPriority="72" w:unhideWhenUsed="0"/>
    <w:lsdException w:name="Medium Grid 2 Accent 4" w:locked="0" w:semiHidden="0" w:uiPriority="73" w:unhideWhenUsed="0"/>
    <w:lsdException w:name="Medium Grid 3 Accent 4" w:locked="0" w:semiHidden="0" w:uiPriority="60" w:unhideWhenUsed="0"/>
    <w:lsdException w:name="Dark List Accent 4" w:locked="0" w:semiHidden="0" w:uiPriority="61" w:unhideWhenUsed="0"/>
    <w:lsdException w:name="Colorful Shading Accent 4" w:locked="0" w:semiHidden="0" w:uiPriority="62" w:unhideWhenUsed="0"/>
    <w:lsdException w:name="Colorful List Accent 4" w:locked="0" w:semiHidden="0" w:uiPriority="63" w:unhideWhenUsed="0"/>
    <w:lsdException w:name="Colorful Grid Accent 4" w:locked="0" w:semiHidden="0" w:uiPriority="64" w:unhideWhenUsed="0"/>
    <w:lsdException w:name="Light Shading Accent 5" w:locked="0" w:semiHidden="0" w:uiPriority="65" w:unhideWhenUsed="0"/>
    <w:lsdException w:name="Light List Accent 5" w:locked="0" w:semiHidden="0" w:uiPriority="66" w:unhideWhenUsed="0"/>
    <w:lsdException w:name="Light Grid Accent 5" w:locked="0" w:semiHidden="0" w:uiPriority="67" w:unhideWhenUsed="0"/>
    <w:lsdException w:name="Medium Shading 1 Accent 5" w:locked="0" w:semiHidden="0" w:uiPriority="68" w:unhideWhenUsed="0"/>
    <w:lsdException w:name="Medium Shading 2 Accent 5" w:locked="0" w:semiHidden="0" w:uiPriority="69" w:unhideWhenUsed="0"/>
    <w:lsdException w:name="Medium List 1 Accent 5" w:locked="0" w:semiHidden="0" w:uiPriority="70" w:unhideWhenUsed="0"/>
    <w:lsdException w:name="Medium List 2 Accent 5" w:locked="0" w:semiHidden="0" w:uiPriority="71" w:unhideWhenUsed="0"/>
    <w:lsdException w:name="Medium Grid 1 Accent 5" w:locked="0" w:semiHidden="0" w:uiPriority="72" w:unhideWhenUsed="0"/>
    <w:lsdException w:name="Medium Grid 2 Accent 5" w:locked="0" w:semiHidden="0" w:uiPriority="73" w:unhideWhenUsed="0"/>
    <w:lsdException w:name="Medium Grid 3 Accent 5" w:locked="0" w:semiHidden="0" w:uiPriority="60" w:unhideWhenUsed="0"/>
    <w:lsdException w:name="Dark List Accent 5" w:locked="0" w:semiHidden="0" w:uiPriority="61" w:unhideWhenUsed="0"/>
    <w:lsdException w:name="Colorful Shading Accent 5" w:locked="0" w:semiHidden="0" w:uiPriority="62" w:unhideWhenUsed="0"/>
    <w:lsdException w:name="Colorful List Accent 5" w:locked="0" w:semiHidden="0" w:uiPriority="63" w:unhideWhenUsed="0"/>
    <w:lsdException w:name="Colorful Grid Accent 5" w:locked="0" w:semiHidden="0" w:uiPriority="64" w:unhideWhenUsed="0"/>
    <w:lsdException w:name="Light Shading Accent 6" w:locked="0" w:semiHidden="0" w:uiPriority="65" w:unhideWhenUsed="0"/>
    <w:lsdException w:name="Light List Accent 6" w:locked="0" w:semiHidden="0" w:uiPriority="66" w:unhideWhenUsed="0"/>
    <w:lsdException w:name="Light Grid Accent 6" w:locked="0" w:semiHidden="0" w:uiPriority="67" w:unhideWhenUsed="0"/>
    <w:lsdException w:name="Medium Shading 1 Accent 6" w:locked="0" w:semiHidden="0" w:uiPriority="68" w:unhideWhenUsed="0"/>
    <w:lsdException w:name="Medium Shading 2 Accent 6" w:locked="0" w:semiHidden="0" w:uiPriority="69" w:unhideWhenUsed="0"/>
    <w:lsdException w:name="Medium List 1 Accent 6" w:locked="0" w:semiHidden="0" w:uiPriority="70" w:unhideWhenUsed="0"/>
    <w:lsdException w:name="Medium List 2 Accent 6" w:locked="0" w:semiHidden="0" w:uiPriority="71" w:unhideWhenUsed="0"/>
    <w:lsdException w:name="Medium Grid 1 Accent 6" w:locked="0" w:semiHidden="0" w:uiPriority="72" w:unhideWhenUsed="0"/>
    <w:lsdException w:name="Medium Grid 2 Accent 6" w:locked="0" w:semiHidden="0" w:uiPriority="73" w:unhideWhenUsed="0"/>
    <w:lsdException w:name="Medium Grid 3 Accent 6" w:locked="0" w:semiHidden="0" w:uiPriority="60" w:unhideWhenUsed="0"/>
    <w:lsdException w:name="Dark List Accent 6" w:locked="0" w:semiHidden="0" w:uiPriority="61" w:unhideWhenUsed="0"/>
    <w:lsdException w:name="Colorful Shading Accent 6" w:locked="0" w:semiHidden="0" w:uiPriority="62" w:unhideWhenUsed="0"/>
    <w:lsdException w:name="Colorful List Accent 6" w:locked="0" w:semiHidden="0" w:uiPriority="63" w:unhideWhenUsed="0"/>
    <w:lsdException w:name="Colorful Grid Accent 6" w:locked="0" w:semiHidden="0" w:uiPriority="64" w:unhideWhenUsed="0"/>
    <w:lsdException w:name="Subtle Emphasis" w:locked="0" w:semiHidden="0" w:uiPriority="65" w:unhideWhenUsed="0" w:qFormat="1"/>
    <w:lsdException w:name="Intense Emphasis" w:locked="0" w:semiHidden="0" w:uiPriority="66" w:unhideWhenUsed="0" w:qFormat="1"/>
    <w:lsdException w:name="Subtle Reference" w:locked="0" w:semiHidden="0" w:uiPriority="67" w:unhideWhenUsed="0" w:qFormat="1"/>
    <w:lsdException w:name="Intense Reference" w:locked="0" w:semiHidden="0" w:uiPriority="68" w:unhideWhenUsed="0" w:qFormat="1"/>
    <w:lsdException w:name="Book Title" w:locked="0" w:semiHidden="0" w:uiPriority="69" w:unhideWhenUsed="0" w:qFormat="1"/>
    <w:lsdException w:name="Bibliography" w:locked="0" w:uiPriority="70"/>
    <w:lsdException w:name="TOC Heading" w:locked="0" w:uiPriority="71" w:qFormat="1"/>
  </w:latentStyles>
  <w:style w:type="paragraph" w:default="1" w:styleId="Normal">
    <w:name w:val="Normal"/>
    <w:autoRedefine/>
    <w:qFormat/>
    <w:rsid w:val="00F408F3"/>
    <w:pPr>
      <w:spacing w:after="120"/>
    </w:pPr>
    <w:rPr>
      <w:rFonts w:ascii="Cambria" w:eastAsia="ヒラギノ角ゴ Pro W3" w:hAnsi="Cambria"/>
      <w:color w:val="000000"/>
      <w:sz w:val="24"/>
      <w:szCs w:val="24"/>
      <w:lang w:val="es-ES_tradnl" w:eastAsia="en-US"/>
    </w:rPr>
  </w:style>
  <w:style w:type="paragraph" w:styleId="Ttulo1">
    <w:name w:val="heading 1"/>
    <w:basedOn w:val="Normal"/>
    <w:next w:val="Normal"/>
    <w:link w:val="Ttulo1Car"/>
    <w:autoRedefine/>
    <w:qFormat/>
    <w:locked/>
    <w:rsid w:val="003232DA"/>
    <w:pPr>
      <w:keepNext/>
      <w:numPr>
        <w:numId w:val="5"/>
      </w:numPr>
      <w:spacing w:before="240" w:after="60"/>
      <w:outlineLvl w:val="0"/>
    </w:pPr>
    <w:rPr>
      <w:rFonts w:ascii="Calibri" w:eastAsia="Times New Roman" w:hAnsi="Calibri"/>
      <w:b/>
      <w:bCs/>
      <w:kern w:val="32"/>
      <w:szCs w:val="32"/>
      <w:shd w:val="clear" w:color="auto" w:fill="FFFFFF"/>
    </w:rPr>
  </w:style>
  <w:style w:type="paragraph" w:styleId="Ttulo2">
    <w:name w:val="heading 2"/>
    <w:basedOn w:val="Normal"/>
    <w:next w:val="Normal"/>
    <w:link w:val="Ttulo2Car"/>
    <w:unhideWhenUsed/>
    <w:qFormat/>
    <w:locked/>
    <w:rsid w:val="00C0480B"/>
    <w:pPr>
      <w:keepNext/>
      <w:spacing w:before="240" w:after="60"/>
      <w:outlineLvl w:val="1"/>
    </w:pPr>
    <w:rPr>
      <w:rFonts w:eastAsia="Times New Roman"/>
      <w:b/>
      <w:bCs/>
      <w:i/>
      <w:iCs/>
      <w:sz w:val="28"/>
      <w:szCs w:val="28"/>
    </w:rPr>
  </w:style>
  <w:style w:type="paragraph" w:styleId="Ttulo3">
    <w:name w:val="heading 3"/>
    <w:basedOn w:val="Normal"/>
    <w:next w:val="Normal"/>
    <w:link w:val="Ttulo3Car"/>
    <w:semiHidden/>
    <w:unhideWhenUsed/>
    <w:qFormat/>
    <w:locked/>
    <w:rsid w:val="00C0480B"/>
    <w:pPr>
      <w:keepNext/>
      <w:spacing w:before="240" w:after="60"/>
      <w:outlineLvl w:val="2"/>
    </w:pPr>
    <w:rPr>
      <w:rFonts w:eastAsia="Times New Roman"/>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uerpo">
    <w:name w:val="Cuerpo"/>
    <w:rPr>
      <w:rFonts w:ascii="Helvetica" w:eastAsia="ヒラギノ角ゴ Pro W3" w:hAnsi="Helvetica"/>
      <w:color w:val="000000"/>
      <w:sz w:val="24"/>
      <w:lang w:val="es-ES_tradnl" w:eastAsia="en-US"/>
    </w:rPr>
  </w:style>
  <w:style w:type="paragraph" w:customStyle="1" w:styleId="CabeceraypieA">
    <w:name w:val="Cabecera y pie A"/>
    <w:pPr>
      <w:tabs>
        <w:tab w:val="right" w:pos="9360"/>
      </w:tabs>
    </w:pPr>
    <w:rPr>
      <w:rFonts w:ascii="Helvetica" w:eastAsia="ヒラギノ角ゴ Pro W3" w:hAnsi="Helvetica"/>
      <w:color w:val="000000"/>
      <w:lang w:val="es-ES_tradnl" w:eastAsia="en-US"/>
    </w:rPr>
  </w:style>
  <w:style w:type="paragraph" w:customStyle="1" w:styleId="CuerpoA">
    <w:name w:val="Cuerpo A"/>
    <w:rPr>
      <w:rFonts w:ascii="Helvetica" w:eastAsia="ヒラギノ角ゴ Pro W3" w:hAnsi="Helvetica"/>
      <w:color w:val="000000"/>
      <w:sz w:val="24"/>
      <w:lang w:val="es-ES_tradnl" w:eastAsia="en-US"/>
    </w:rPr>
  </w:style>
  <w:style w:type="paragraph" w:customStyle="1" w:styleId="Formatolibre">
    <w:name w:val="Formato libre"/>
    <w:rPr>
      <w:rFonts w:ascii="Helvetica" w:eastAsia="ヒラギノ角ゴ Pro W3" w:hAnsi="Helvetica"/>
      <w:color w:val="000000"/>
      <w:sz w:val="24"/>
      <w:lang w:val="es-ES_tradnl" w:eastAsia="en-US"/>
    </w:rPr>
  </w:style>
  <w:style w:type="paragraph" w:styleId="Textodeglobo">
    <w:name w:val="Balloon Text"/>
    <w:basedOn w:val="Normal"/>
    <w:link w:val="TextodegloboCar"/>
    <w:locked/>
    <w:rsid w:val="00A23BE8"/>
    <w:pPr>
      <w:spacing w:after="0"/>
    </w:pPr>
    <w:rPr>
      <w:rFonts w:ascii="Lucida Grande" w:hAnsi="Lucida Grande" w:cs="Lucida Grande"/>
      <w:sz w:val="18"/>
      <w:szCs w:val="18"/>
    </w:rPr>
  </w:style>
  <w:style w:type="character" w:customStyle="1" w:styleId="TextodegloboCar">
    <w:name w:val="Texto de globo Car"/>
    <w:link w:val="Textodeglobo"/>
    <w:rsid w:val="00A23BE8"/>
    <w:rPr>
      <w:rFonts w:ascii="Lucida Grande" w:eastAsia="ヒラギノ角ゴ Pro W3" w:hAnsi="Lucida Grande" w:cs="Lucida Grande"/>
      <w:color w:val="000000"/>
      <w:sz w:val="18"/>
      <w:szCs w:val="18"/>
    </w:rPr>
  </w:style>
  <w:style w:type="character" w:styleId="Refdecomentario">
    <w:name w:val="annotation reference"/>
    <w:locked/>
    <w:rsid w:val="003D15AC"/>
    <w:rPr>
      <w:sz w:val="16"/>
      <w:szCs w:val="16"/>
    </w:rPr>
  </w:style>
  <w:style w:type="paragraph" w:styleId="Textocomentario">
    <w:name w:val="annotation text"/>
    <w:basedOn w:val="Normal"/>
    <w:link w:val="TextocomentarioCar"/>
    <w:locked/>
    <w:rsid w:val="003D15AC"/>
    <w:rPr>
      <w:sz w:val="20"/>
      <w:szCs w:val="20"/>
    </w:rPr>
  </w:style>
  <w:style w:type="character" w:customStyle="1" w:styleId="TextocomentarioCar">
    <w:name w:val="Texto comentario Car"/>
    <w:link w:val="Textocomentario"/>
    <w:rsid w:val="003D15AC"/>
    <w:rPr>
      <w:rFonts w:ascii="Cambria" w:eastAsia="ヒラギノ角ゴ Pro W3" w:hAnsi="Cambria"/>
      <w:color w:val="000000"/>
      <w:lang w:val="es-ES_tradnl" w:eastAsia="en-US"/>
    </w:rPr>
  </w:style>
  <w:style w:type="paragraph" w:styleId="Asuntodelcomentario">
    <w:name w:val="annotation subject"/>
    <w:basedOn w:val="Textocomentario"/>
    <w:next w:val="Textocomentario"/>
    <w:link w:val="AsuntodelcomentarioCar"/>
    <w:locked/>
    <w:rsid w:val="003D15AC"/>
    <w:rPr>
      <w:b/>
      <w:bCs/>
    </w:rPr>
  </w:style>
  <w:style w:type="character" w:customStyle="1" w:styleId="AsuntodelcomentarioCar">
    <w:name w:val="Asunto del comentario Car"/>
    <w:link w:val="Asuntodelcomentario"/>
    <w:rsid w:val="003D15AC"/>
    <w:rPr>
      <w:rFonts w:ascii="Cambria" w:eastAsia="ヒラギノ角ゴ Pro W3" w:hAnsi="Cambria"/>
      <w:b/>
      <w:bCs/>
      <w:color w:val="000000"/>
      <w:lang w:val="es-ES_tradnl" w:eastAsia="en-US"/>
    </w:rPr>
  </w:style>
  <w:style w:type="paragraph" w:styleId="Encabezado">
    <w:name w:val="header"/>
    <w:basedOn w:val="Normal"/>
    <w:link w:val="EncabezadoCar"/>
    <w:locked/>
    <w:rsid w:val="009B24F5"/>
    <w:pPr>
      <w:tabs>
        <w:tab w:val="center" w:pos="4419"/>
        <w:tab w:val="right" w:pos="8838"/>
      </w:tabs>
    </w:pPr>
  </w:style>
  <w:style w:type="character" w:customStyle="1" w:styleId="EncabezadoCar">
    <w:name w:val="Encabezado Car"/>
    <w:link w:val="Encabezado"/>
    <w:rsid w:val="009B24F5"/>
    <w:rPr>
      <w:rFonts w:ascii="Cambria" w:eastAsia="ヒラギノ角ゴ Pro W3" w:hAnsi="Cambria"/>
      <w:color w:val="000000"/>
      <w:sz w:val="24"/>
      <w:szCs w:val="24"/>
      <w:lang w:val="es-ES_tradnl" w:eastAsia="en-US"/>
    </w:rPr>
  </w:style>
  <w:style w:type="paragraph" w:styleId="Piedepgina">
    <w:name w:val="footer"/>
    <w:basedOn w:val="Normal"/>
    <w:link w:val="PiedepginaCar"/>
    <w:locked/>
    <w:rsid w:val="009B24F5"/>
    <w:pPr>
      <w:tabs>
        <w:tab w:val="center" w:pos="4419"/>
        <w:tab w:val="right" w:pos="8838"/>
      </w:tabs>
    </w:pPr>
  </w:style>
  <w:style w:type="character" w:customStyle="1" w:styleId="PiedepginaCar">
    <w:name w:val="Pie de página Car"/>
    <w:link w:val="Piedepgina"/>
    <w:rsid w:val="009B24F5"/>
    <w:rPr>
      <w:rFonts w:ascii="Cambria" w:eastAsia="ヒラギノ角ゴ Pro W3" w:hAnsi="Cambria"/>
      <w:color w:val="000000"/>
      <w:sz w:val="24"/>
      <w:szCs w:val="24"/>
      <w:lang w:val="es-ES_tradnl" w:eastAsia="en-US"/>
    </w:rPr>
  </w:style>
  <w:style w:type="paragraph" w:styleId="Subttulo">
    <w:name w:val="Subtitle"/>
    <w:basedOn w:val="Normal"/>
    <w:next w:val="Normal"/>
    <w:link w:val="SubttuloCar"/>
    <w:qFormat/>
    <w:locked/>
    <w:rsid w:val="001C0229"/>
    <w:pPr>
      <w:spacing w:after="60"/>
      <w:jc w:val="center"/>
      <w:outlineLvl w:val="1"/>
    </w:pPr>
    <w:rPr>
      <w:rFonts w:eastAsia="Times New Roman"/>
    </w:rPr>
  </w:style>
  <w:style w:type="character" w:customStyle="1" w:styleId="SubttuloCar">
    <w:name w:val="Subtítulo Car"/>
    <w:link w:val="Subttulo"/>
    <w:rsid w:val="001C0229"/>
    <w:rPr>
      <w:rFonts w:ascii="Cambria" w:eastAsia="Times New Roman" w:hAnsi="Cambria" w:cs="Times New Roman"/>
      <w:color w:val="000000"/>
      <w:sz w:val="24"/>
      <w:szCs w:val="24"/>
      <w:lang w:val="es-ES_tradnl" w:eastAsia="en-US"/>
    </w:rPr>
  </w:style>
  <w:style w:type="paragraph" w:customStyle="1" w:styleId="Default">
    <w:name w:val="Default"/>
    <w:rsid w:val="00110BB2"/>
    <w:pPr>
      <w:autoSpaceDE w:val="0"/>
      <w:autoSpaceDN w:val="0"/>
      <w:adjustRightInd w:val="0"/>
    </w:pPr>
    <w:rPr>
      <w:rFonts w:ascii="Arial" w:hAnsi="Arial" w:cs="Arial"/>
      <w:color w:val="000000"/>
      <w:sz w:val="24"/>
      <w:szCs w:val="24"/>
    </w:rPr>
  </w:style>
  <w:style w:type="paragraph" w:styleId="Revisin">
    <w:name w:val="Revision"/>
    <w:hidden/>
    <w:uiPriority w:val="71"/>
    <w:rsid w:val="00D207B3"/>
    <w:rPr>
      <w:rFonts w:ascii="Cambria" w:eastAsia="ヒラギノ角ゴ Pro W3" w:hAnsi="Cambria"/>
      <w:color w:val="000000"/>
      <w:sz w:val="24"/>
      <w:szCs w:val="24"/>
      <w:lang w:val="es-ES_tradnl" w:eastAsia="en-US"/>
    </w:rPr>
  </w:style>
  <w:style w:type="table" w:styleId="Tablaconcuadrcula">
    <w:name w:val="Table Grid"/>
    <w:basedOn w:val="Tablanormal"/>
    <w:locked/>
    <w:rsid w:val="000C55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link w:val="Ttulo1"/>
    <w:rsid w:val="003232DA"/>
    <w:rPr>
      <w:rFonts w:ascii="Calibri" w:hAnsi="Calibri"/>
      <w:b/>
      <w:bCs/>
      <w:color w:val="000000"/>
      <w:kern w:val="32"/>
      <w:sz w:val="24"/>
      <w:szCs w:val="32"/>
      <w:lang w:val="es-ES_tradnl" w:eastAsia="en-US"/>
    </w:rPr>
  </w:style>
  <w:style w:type="character" w:customStyle="1" w:styleId="Ttulo2Car">
    <w:name w:val="Título 2 Car"/>
    <w:link w:val="Ttulo2"/>
    <w:rsid w:val="00C0480B"/>
    <w:rPr>
      <w:rFonts w:ascii="Cambria" w:eastAsia="Times New Roman" w:hAnsi="Cambria" w:cs="Times New Roman"/>
      <w:b/>
      <w:bCs/>
      <w:i/>
      <w:iCs/>
      <w:color w:val="000000"/>
      <w:sz w:val="28"/>
      <w:szCs w:val="28"/>
      <w:lang w:val="es-ES_tradnl" w:eastAsia="en-US"/>
    </w:rPr>
  </w:style>
  <w:style w:type="character" w:customStyle="1" w:styleId="Ttulo3Car">
    <w:name w:val="Título 3 Car"/>
    <w:link w:val="Ttulo3"/>
    <w:semiHidden/>
    <w:rsid w:val="00C0480B"/>
    <w:rPr>
      <w:rFonts w:ascii="Cambria" w:eastAsia="Times New Roman" w:hAnsi="Cambria" w:cs="Times New Roman"/>
      <w:b/>
      <w:bCs/>
      <w:color w:val="000000"/>
      <w:sz w:val="26"/>
      <w:szCs w:val="26"/>
      <w:lang w:val="es-ES_tradnl" w:eastAsia="en-US"/>
    </w:rPr>
  </w:style>
  <w:style w:type="paragraph" w:styleId="Prrafodelista">
    <w:name w:val="List Paragraph"/>
    <w:basedOn w:val="Normal"/>
    <w:uiPriority w:val="34"/>
    <w:qFormat/>
    <w:rsid w:val="00C0480B"/>
    <w:pPr>
      <w:spacing w:after="0"/>
      <w:ind w:left="708"/>
      <w:jc w:val="both"/>
    </w:pPr>
    <w:rPr>
      <w:rFonts w:ascii="Arial" w:eastAsia="Times New Roman" w:hAnsi="Arial"/>
      <w:color w:val="auto"/>
      <w:sz w:val="20"/>
      <w:lang w:val="es-ES" w:eastAsia="es-ES"/>
    </w:rPr>
  </w:style>
  <w:style w:type="paragraph" w:styleId="Lista2">
    <w:name w:val="List 2"/>
    <w:basedOn w:val="Normal"/>
    <w:uiPriority w:val="99"/>
    <w:unhideWhenUsed/>
    <w:locked/>
    <w:rsid w:val="00C0480B"/>
    <w:pPr>
      <w:suppressAutoHyphens/>
      <w:spacing w:after="0"/>
      <w:ind w:left="566" w:hanging="283"/>
      <w:contextualSpacing/>
    </w:pPr>
    <w:rPr>
      <w:rFonts w:ascii="Times New Roman" w:eastAsia="Times New Roman" w:hAnsi="Times New Roman"/>
      <w:color w:val="auto"/>
      <w:lang w:val="es-ES" w:eastAsia="ar-SA"/>
    </w:rPr>
  </w:style>
  <w:style w:type="character" w:styleId="nfasis">
    <w:name w:val="Emphasis"/>
    <w:qFormat/>
    <w:locked/>
    <w:rsid w:val="00847501"/>
    <w:rPr>
      <w:i/>
      <w:iCs/>
    </w:rPr>
  </w:style>
  <w:style w:type="paragraph" w:styleId="Textoindependiente">
    <w:name w:val="Body Text"/>
    <w:basedOn w:val="Normal"/>
    <w:link w:val="TextoindependienteCar"/>
    <w:locked/>
    <w:rsid w:val="000861FF"/>
    <w:rPr>
      <w:rFonts w:ascii="Arial" w:eastAsia="Times New Roman" w:hAnsi="Arial" w:cs="Arial"/>
      <w:color w:val="auto"/>
      <w:sz w:val="22"/>
      <w:szCs w:val="20"/>
      <w:lang w:val="es-ES" w:eastAsia="es-ES"/>
    </w:rPr>
  </w:style>
  <w:style w:type="character" w:customStyle="1" w:styleId="TextoindependienteCar">
    <w:name w:val="Texto independiente Car"/>
    <w:basedOn w:val="Fuentedeprrafopredeter"/>
    <w:link w:val="Textoindependiente"/>
    <w:rsid w:val="000861FF"/>
    <w:rPr>
      <w:rFonts w:ascii="Arial" w:hAnsi="Arial" w:cs="Arial"/>
      <w:sz w:val="22"/>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CL" w:eastAsia="es-CL" w:bidi="ar-SA"/>
      </w:rPr>
    </w:rPrDefault>
    <w:pPrDefault/>
  </w:docDefaults>
  <w:latentStyles w:defLockedState="1"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2" w:uiPriority="99"/>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locked="0" w:uiPriority="99"/>
    <w:lsdException w:name="No Spacing" w:locked="0" w:semiHidden="0" w:uiPriority="99" w:unhideWhenUsed="0" w:qFormat="1"/>
    <w:lsdException w:name="Light Shading" w:locked="0" w:semiHidden="0" w:uiPriority="99" w:unhideWhenUsed="0"/>
    <w:lsdException w:name="Light List" w:locked="0" w:semiHidden="0" w:uiPriority="99" w:unhideWhenUsed="0"/>
    <w:lsdException w:name="Light Grid" w:locked="0" w:semiHidden="0" w:uiPriority="99" w:unhideWhenUsed="0"/>
    <w:lsdException w:name="Medium Shading 1" w:locked="0" w:semiHidden="0" w:uiPriority="99" w:unhideWhenUsed="0"/>
    <w:lsdException w:name="Medium Shading 2" w:locked="0" w:semiHidden="0" w:uiPriority="99" w:unhideWhenUsed="0"/>
    <w:lsdException w:name="Medium List 1" w:locked="0" w:semiHidden="0" w:uiPriority="99" w:unhideWhenUsed="0"/>
    <w:lsdException w:name="Medium List 2" w:locked="0" w:semiHidden="0" w:uiPriority="99" w:unhideWhenUsed="0"/>
    <w:lsdException w:name="Medium Grid 1" w:locked="0" w:semiHidden="0" w:uiPriority="99" w:unhideWhenUsed="0"/>
    <w:lsdException w:name="Medium Grid 2" w:locked="0" w:semiHidden="0" w:uiPriority="1" w:unhideWhenUsed="0" w:qFormat="1"/>
    <w:lsdException w:name="Medium Grid 3" w:locked="0" w:semiHidden="0" w:uiPriority="60" w:unhideWhenUsed="0"/>
    <w:lsdException w:name="Dark List" w:locked="0" w:semiHidden="0" w:uiPriority="61" w:unhideWhenUsed="0"/>
    <w:lsdException w:name="Colorful Shading" w:locked="0" w:semiHidden="0" w:uiPriority="62" w:unhideWhenUsed="0"/>
    <w:lsdException w:name="Colorful List" w:locked="0" w:semiHidden="0" w:uiPriority="63" w:unhideWhenUsed="0"/>
    <w:lsdException w:name="Colorful Grid" w:locked="0" w:semiHidden="0" w:uiPriority="64" w:unhideWhenUsed="0"/>
    <w:lsdException w:name="Light Shading Accent 1" w:locked="0" w:semiHidden="0" w:uiPriority="65" w:unhideWhenUsed="0"/>
    <w:lsdException w:name="Light List Accent 1" w:locked="0" w:semiHidden="0" w:uiPriority="66" w:unhideWhenUsed="0"/>
    <w:lsdException w:name="Light Grid Accent 1" w:locked="0" w:semiHidden="0" w:uiPriority="67" w:unhideWhenUsed="0"/>
    <w:lsdException w:name="Medium Shading 1 Accent 1" w:locked="0" w:semiHidden="0" w:uiPriority="68" w:unhideWhenUsed="0"/>
    <w:lsdException w:name="Medium Shading 2 Accent 1" w:locked="0" w:semiHidden="0" w:uiPriority="69" w:unhideWhenUsed="0"/>
    <w:lsdException w:name="Medium List 1 Accent 1" w:locked="0" w:semiHidden="0" w:uiPriority="70" w:unhideWhenUsed="0"/>
    <w:lsdException w:name="Revision" w:locked="0" w:uiPriority="71" w:unhideWhenUsed="0"/>
    <w:lsdException w:name="List Paragraph" w:locked="0" w:semiHidden="0" w:uiPriority="34" w:unhideWhenUsed="0" w:qFormat="1"/>
    <w:lsdException w:name="Quote" w:locked="0" w:semiHidden="0" w:uiPriority="73" w:unhideWhenUsed="0" w:qFormat="1"/>
    <w:lsdException w:name="Intense Quote" w:locked="0" w:semiHidden="0" w:uiPriority="60" w:unhideWhenUsed="0" w:qFormat="1"/>
    <w:lsdException w:name="Medium List 2 Accent 1" w:locked="0" w:semiHidden="0" w:uiPriority="61" w:unhideWhenUsed="0"/>
    <w:lsdException w:name="Medium Grid 1 Accent 1" w:locked="0" w:semiHidden="0" w:uiPriority="62" w:unhideWhenUsed="0"/>
    <w:lsdException w:name="Medium Grid 2 Accent 1" w:locked="0" w:semiHidden="0" w:uiPriority="63" w:unhideWhenUsed="0"/>
    <w:lsdException w:name="Medium Grid 3 Accent 1" w:locked="0" w:semiHidden="0" w:uiPriority="64" w:unhideWhenUsed="0"/>
    <w:lsdException w:name="Dark List Accent 1" w:locked="0" w:semiHidden="0" w:uiPriority="65" w:unhideWhenUsed="0"/>
    <w:lsdException w:name="Colorful Shading Accent 1" w:locked="0" w:semiHidden="0" w:uiPriority="99" w:unhideWhenUsed="0"/>
    <w:lsdException w:name="Colorful List Accent 1" w:locked="0" w:semiHidden="0" w:uiPriority="34" w:unhideWhenUsed="0" w:qFormat="1"/>
    <w:lsdException w:name="Colorful Grid Accent 1" w:locked="0" w:semiHidden="0" w:uiPriority="29" w:unhideWhenUsed="0" w:qFormat="1"/>
    <w:lsdException w:name="Light Shading Accent 2" w:locked="0" w:semiHidden="0" w:uiPriority="30" w:unhideWhenUsed="0" w:qFormat="1"/>
    <w:lsdException w:name="Light List Accent 2" w:locked="0" w:semiHidden="0" w:uiPriority="66" w:unhideWhenUsed="0"/>
    <w:lsdException w:name="Light Grid Accent 2" w:locked="0" w:semiHidden="0" w:uiPriority="67" w:unhideWhenUsed="0"/>
    <w:lsdException w:name="Medium Shading 1 Accent 2" w:locked="0" w:semiHidden="0" w:uiPriority="68" w:unhideWhenUsed="0"/>
    <w:lsdException w:name="Medium Shading 2 Accent 2" w:locked="0" w:semiHidden="0" w:uiPriority="69" w:unhideWhenUsed="0"/>
    <w:lsdException w:name="Medium List 1 Accent 2" w:locked="0" w:semiHidden="0" w:uiPriority="70" w:unhideWhenUsed="0"/>
    <w:lsdException w:name="Medium List 2 Accent 2" w:locked="0" w:semiHidden="0" w:uiPriority="71" w:unhideWhenUsed="0"/>
    <w:lsdException w:name="Medium Grid 1 Accent 2" w:locked="0" w:semiHidden="0" w:uiPriority="72" w:unhideWhenUsed="0"/>
    <w:lsdException w:name="Medium Grid 2 Accent 2" w:locked="0" w:semiHidden="0" w:uiPriority="73" w:unhideWhenUsed="0"/>
    <w:lsdException w:name="Medium Grid 3 Accent 2" w:locked="0" w:semiHidden="0" w:uiPriority="60" w:unhideWhenUsed="0"/>
    <w:lsdException w:name="Dark List Accent 2" w:locked="0" w:semiHidden="0" w:uiPriority="61" w:unhideWhenUsed="0"/>
    <w:lsdException w:name="Colorful Shading Accent 2" w:locked="0" w:semiHidden="0" w:uiPriority="62" w:unhideWhenUsed="0"/>
    <w:lsdException w:name="Colorful List Accent 2" w:locked="0" w:semiHidden="0" w:uiPriority="63" w:unhideWhenUsed="0"/>
    <w:lsdException w:name="Colorful Grid Accent 2" w:locked="0" w:semiHidden="0" w:uiPriority="64" w:unhideWhenUsed="0"/>
    <w:lsdException w:name="Light Shading Accent 3" w:locked="0" w:semiHidden="0" w:uiPriority="65" w:unhideWhenUsed="0"/>
    <w:lsdException w:name="Light List Accent 3" w:locked="0" w:semiHidden="0" w:uiPriority="66" w:unhideWhenUsed="0"/>
    <w:lsdException w:name="Light Grid Accent 3" w:locked="0" w:semiHidden="0" w:uiPriority="67" w:unhideWhenUsed="0"/>
    <w:lsdException w:name="Medium Shading 1 Accent 3" w:locked="0" w:semiHidden="0" w:uiPriority="68" w:unhideWhenUsed="0"/>
    <w:lsdException w:name="Medium Shading 2 Accent 3" w:locked="0" w:semiHidden="0" w:uiPriority="69" w:unhideWhenUsed="0"/>
    <w:lsdException w:name="Medium List 1 Accent 3" w:locked="0" w:semiHidden="0" w:uiPriority="70" w:unhideWhenUsed="0"/>
    <w:lsdException w:name="Medium List 2 Accent 3" w:locked="0" w:semiHidden="0" w:uiPriority="71" w:unhideWhenUsed="0"/>
    <w:lsdException w:name="Medium Grid 1 Accent 3" w:locked="0" w:semiHidden="0" w:uiPriority="72" w:unhideWhenUsed="0"/>
    <w:lsdException w:name="Medium Grid 2 Accent 3" w:locked="0" w:semiHidden="0" w:uiPriority="73" w:unhideWhenUsed="0"/>
    <w:lsdException w:name="Medium Grid 3 Accent 3" w:locked="0" w:semiHidden="0" w:uiPriority="60" w:unhideWhenUsed="0"/>
    <w:lsdException w:name="Dark List Accent 3" w:locked="0" w:semiHidden="0" w:uiPriority="61" w:unhideWhenUsed="0"/>
    <w:lsdException w:name="Colorful Shading Accent 3" w:locked="0" w:semiHidden="0" w:uiPriority="62" w:unhideWhenUsed="0"/>
    <w:lsdException w:name="Colorful List Accent 3" w:locked="0" w:semiHidden="0" w:uiPriority="63" w:unhideWhenUsed="0"/>
    <w:lsdException w:name="Colorful Grid Accent 3" w:locked="0" w:semiHidden="0" w:uiPriority="64" w:unhideWhenUsed="0"/>
    <w:lsdException w:name="Light Shading Accent 4" w:locked="0" w:semiHidden="0" w:uiPriority="65" w:unhideWhenUsed="0"/>
    <w:lsdException w:name="Light List Accent 4" w:locked="0" w:semiHidden="0" w:uiPriority="66" w:unhideWhenUsed="0"/>
    <w:lsdException w:name="Light Grid Accent 4" w:locked="0" w:semiHidden="0" w:uiPriority="67" w:unhideWhenUsed="0"/>
    <w:lsdException w:name="Medium Shading 1 Accent 4" w:locked="0" w:semiHidden="0" w:uiPriority="68" w:unhideWhenUsed="0"/>
    <w:lsdException w:name="Medium Shading 2 Accent 4" w:locked="0" w:semiHidden="0" w:uiPriority="69" w:unhideWhenUsed="0"/>
    <w:lsdException w:name="Medium List 1 Accent 4" w:locked="0" w:semiHidden="0" w:uiPriority="70" w:unhideWhenUsed="0"/>
    <w:lsdException w:name="Medium List 2 Accent 4" w:locked="0" w:semiHidden="0" w:uiPriority="71" w:unhideWhenUsed="0"/>
    <w:lsdException w:name="Medium Grid 1 Accent 4" w:locked="0" w:semiHidden="0" w:uiPriority="72" w:unhideWhenUsed="0"/>
    <w:lsdException w:name="Medium Grid 2 Accent 4" w:locked="0" w:semiHidden="0" w:uiPriority="73" w:unhideWhenUsed="0"/>
    <w:lsdException w:name="Medium Grid 3 Accent 4" w:locked="0" w:semiHidden="0" w:uiPriority="60" w:unhideWhenUsed="0"/>
    <w:lsdException w:name="Dark List Accent 4" w:locked="0" w:semiHidden="0" w:uiPriority="61" w:unhideWhenUsed="0"/>
    <w:lsdException w:name="Colorful Shading Accent 4" w:locked="0" w:semiHidden="0" w:uiPriority="62" w:unhideWhenUsed="0"/>
    <w:lsdException w:name="Colorful List Accent 4" w:locked="0" w:semiHidden="0" w:uiPriority="63" w:unhideWhenUsed="0"/>
    <w:lsdException w:name="Colorful Grid Accent 4" w:locked="0" w:semiHidden="0" w:uiPriority="64" w:unhideWhenUsed="0"/>
    <w:lsdException w:name="Light Shading Accent 5" w:locked="0" w:semiHidden="0" w:uiPriority="65" w:unhideWhenUsed="0"/>
    <w:lsdException w:name="Light List Accent 5" w:locked="0" w:semiHidden="0" w:uiPriority="66" w:unhideWhenUsed="0"/>
    <w:lsdException w:name="Light Grid Accent 5" w:locked="0" w:semiHidden="0" w:uiPriority="67" w:unhideWhenUsed="0"/>
    <w:lsdException w:name="Medium Shading 1 Accent 5" w:locked="0" w:semiHidden="0" w:uiPriority="68" w:unhideWhenUsed="0"/>
    <w:lsdException w:name="Medium Shading 2 Accent 5" w:locked="0" w:semiHidden="0" w:uiPriority="69" w:unhideWhenUsed="0"/>
    <w:lsdException w:name="Medium List 1 Accent 5" w:locked="0" w:semiHidden="0" w:uiPriority="70" w:unhideWhenUsed="0"/>
    <w:lsdException w:name="Medium List 2 Accent 5" w:locked="0" w:semiHidden="0" w:uiPriority="71" w:unhideWhenUsed="0"/>
    <w:lsdException w:name="Medium Grid 1 Accent 5" w:locked="0" w:semiHidden="0" w:uiPriority="72" w:unhideWhenUsed="0"/>
    <w:lsdException w:name="Medium Grid 2 Accent 5" w:locked="0" w:semiHidden="0" w:uiPriority="73" w:unhideWhenUsed="0"/>
    <w:lsdException w:name="Medium Grid 3 Accent 5" w:locked="0" w:semiHidden="0" w:uiPriority="60" w:unhideWhenUsed="0"/>
    <w:lsdException w:name="Dark List Accent 5" w:locked="0" w:semiHidden="0" w:uiPriority="61" w:unhideWhenUsed="0"/>
    <w:lsdException w:name="Colorful Shading Accent 5" w:locked="0" w:semiHidden="0" w:uiPriority="62" w:unhideWhenUsed="0"/>
    <w:lsdException w:name="Colorful List Accent 5" w:locked="0" w:semiHidden="0" w:uiPriority="63" w:unhideWhenUsed="0"/>
    <w:lsdException w:name="Colorful Grid Accent 5" w:locked="0" w:semiHidden="0" w:uiPriority="64" w:unhideWhenUsed="0"/>
    <w:lsdException w:name="Light Shading Accent 6" w:locked="0" w:semiHidden="0" w:uiPriority="65" w:unhideWhenUsed="0"/>
    <w:lsdException w:name="Light List Accent 6" w:locked="0" w:semiHidden="0" w:uiPriority="66" w:unhideWhenUsed="0"/>
    <w:lsdException w:name="Light Grid Accent 6" w:locked="0" w:semiHidden="0" w:uiPriority="67" w:unhideWhenUsed="0"/>
    <w:lsdException w:name="Medium Shading 1 Accent 6" w:locked="0" w:semiHidden="0" w:uiPriority="68" w:unhideWhenUsed="0"/>
    <w:lsdException w:name="Medium Shading 2 Accent 6" w:locked="0" w:semiHidden="0" w:uiPriority="69" w:unhideWhenUsed="0"/>
    <w:lsdException w:name="Medium List 1 Accent 6" w:locked="0" w:semiHidden="0" w:uiPriority="70" w:unhideWhenUsed="0"/>
    <w:lsdException w:name="Medium List 2 Accent 6" w:locked="0" w:semiHidden="0" w:uiPriority="71" w:unhideWhenUsed="0"/>
    <w:lsdException w:name="Medium Grid 1 Accent 6" w:locked="0" w:semiHidden="0" w:uiPriority="72" w:unhideWhenUsed="0"/>
    <w:lsdException w:name="Medium Grid 2 Accent 6" w:locked="0" w:semiHidden="0" w:uiPriority="73" w:unhideWhenUsed="0"/>
    <w:lsdException w:name="Medium Grid 3 Accent 6" w:locked="0" w:semiHidden="0" w:uiPriority="60" w:unhideWhenUsed="0"/>
    <w:lsdException w:name="Dark List Accent 6" w:locked="0" w:semiHidden="0" w:uiPriority="61" w:unhideWhenUsed="0"/>
    <w:lsdException w:name="Colorful Shading Accent 6" w:locked="0" w:semiHidden="0" w:uiPriority="62" w:unhideWhenUsed="0"/>
    <w:lsdException w:name="Colorful List Accent 6" w:locked="0" w:semiHidden="0" w:uiPriority="63" w:unhideWhenUsed="0"/>
    <w:lsdException w:name="Colorful Grid Accent 6" w:locked="0" w:semiHidden="0" w:uiPriority="64" w:unhideWhenUsed="0"/>
    <w:lsdException w:name="Subtle Emphasis" w:locked="0" w:semiHidden="0" w:uiPriority="65" w:unhideWhenUsed="0" w:qFormat="1"/>
    <w:lsdException w:name="Intense Emphasis" w:locked="0" w:semiHidden="0" w:uiPriority="66" w:unhideWhenUsed="0" w:qFormat="1"/>
    <w:lsdException w:name="Subtle Reference" w:locked="0" w:semiHidden="0" w:uiPriority="67" w:unhideWhenUsed="0" w:qFormat="1"/>
    <w:lsdException w:name="Intense Reference" w:locked="0" w:semiHidden="0" w:uiPriority="68" w:unhideWhenUsed="0" w:qFormat="1"/>
    <w:lsdException w:name="Book Title" w:locked="0" w:semiHidden="0" w:uiPriority="69" w:unhideWhenUsed="0" w:qFormat="1"/>
    <w:lsdException w:name="Bibliography" w:locked="0" w:uiPriority="70"/>
    <w:lsdException w:name="TOC Heading" w:locked="0" w:uiPriority="71" w:qFormat="1"/>
  </w:latentStyles>
  <w:style w:type="paragraph" w:default="1" w:styleId="Normal">
    <w:name w:val="Normal"/>
    <w:autoRedefine/>
    <w:qFormat/>
    <w:rsid w:val="00F408F3"/>
    <w:pPr>
      <w:spacing w:after="120"/>
    </w:pPr>
    <w:rPr>
      <w:rFonts w:ascii="Cambria" w:eastAsia="ヒラギノ角ゴ Pro W3" w:hAnsi="Cambria"/>
      <w:color w:val="000000"/>
      <w:sz w:val="24"/>
      <w:szCs w:val="24"/>
      <w:lang w:val="es-ES_tradnl" w:eastAsia="en-US"/>
    </w:rPr>
  </w:style>
  <w:style w:type="paragraph" w:styleId="Ttulo1">
    <w:name w:val="heading 1"/>
    <w:basedOn w:val="Normal"/>
    <w:next w:val="Normal"/>
    <w:link w:val="Ttulo1Car"/>
    <w:autoRedefine/>
    <w:qFormat/>
    <w:locked/>
    <w:rsid w:val="003232DA"/>
    <w:pPr>
      <w:keepNext/>
      <w:numPr>
        <w:numId w:val="5"/>
      </w:numPr>
      <w:spacing w:before="240" w:after="60"/>
      <w:outlineLvl w:val="0"/>
    </w:pPr>
    <w:rPr>
      <w:rFonts w:ascii="Calibri" w:eastAsia="Times New Roman" w:hAnsi="Calibri"/>
      <w:b/>
      <w:bCs/>
      <w:kern w:val="32"/>
      <w:szCs w:val="32"/>
      <w:shd w:val="clear" w:color="auto" w:fill="FFFFFF"/>
    </w:rPr>
  </w:style>
  <w:style w:type="paragraph" w:styleId="Ttulo2">
    <w:name w:val="heading 2"/>
    <w:basedOn w:val="Normal"/>
    <w:next w:val="Normal"/>
    <w:link w:val="Ttulo2Car"/>
    <w:unhideWhenUsed/>
    <w:qFormat/>
    <w:locked/>
    <w:rsid w:val="00C0480B"/>
    <w:pPr>
      <w:keepNext/>
      <w:spacing w:before="240" w:after="60"/>
      <w:outlineLvl w:val="1"/>
    </w:pPr>
    <w:rPr>
      <w:rFonts w:eastAsia="Times New Roman"/>
      <w:b/>
      <w:bCs/>
      <w:i/>
      <w:iCs/>
      <w:sz w:val="28"/>
      <w:szCs w:val="28"/>
    </w:rPr>
  </w:style>
  <w:style w:type="paragraph" w:styleId="Ttulo3">
    <w:name w:val="heading 3"/>
    <w:basedOn w:val="Normal"/>
    <w:next w:val="Normal"/>
    <w:link w:val="Ttulo3Car"/>
    <w:semiHidden/>
    <w:unhideWhenUsed/>
    <w:qFormat/>
    <w:locked/>
    <w:rsid w:val="00C0480B"/>
    <w:pPr>
      <w:keepNext/>
      <w:spacing w:before="240" w:after="60"/>
      <w:outlineLvl w:val="2"/>
    </w:pPr>
    <w:rPr>
      <w:rFonts w:eastAsia="Times New Roman"/>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uerpo">
    <w:name w:val="Cuerpo"/>
    <w:rPr>
      <w:rFonts w:ascii="Helvetica" w:eastAsia="ヒラギノ角ゴ Pro W3" w:hAnsi="Helvetica"/>
      <w:color w:val="000000"/>
      <w:sz w:val="24"/>
      <w:lang w:val="es-ES_tradnl" w:eastAsia="en-US"/>
    </w:rPr>
  </w:style>
  <w:style w:type="paragraph" w:customStyle="1" w:styleId="CabeceraypieA">
    <w:name w:val="Cabecera y pie A"/>
    <w:pPr>
      <w:tabs>
        <w:tab w:val="right" w:pos="9360"/>
      </w:tabs>
    </w:pPr>
    <w:rPr>
      <w:rFonts w:ascii="Helvetica" w:eastAsia="ヒラギノ角ゴ Pro W3" w:hAnsi="Helvetica"/>
      <w:color w:val="000000"/>
      <w:lang w:val="es-ES_tradnl" w:eastAsia="en-US"/>
    </w:rPr>
  </w:style>
  <w:style w:type="paragraph" w:customStyle="1" w:styleId="CuerpoA">
    <w:name w:val="Cuerpo A"/>
    <w:rPr>
      <w:rFonts w:ascii="Helvetica" w:eastAsia="ヒラギノ角ゴ Pro W3" w:hAnsi="Helvetica"/>
      <w:color w:val="000000"/>
      <w:sz w:val="24"/>
      <w:lang w:val="es-ES_tradnl" w:eastAsia="en-US"/>
    </w:rPr>
  </w:style>
  <w:style w:type="paragraph" w:customStyle="1" w:styleId="Formatolibre">
    <w:name w:val="Formato libre"/>
    <w:rPr>
      <w:rFonts w:ascii="Helvetica" w:eastAsia="ヒラギノ角ゴ Pro W3" w:hAnsi="Helvetica"/>
      <w:color w:val="000000"/>
      <w:sz w:val="24"/>
      <w:lang w:val="es-ES_tradnl" w:eastAsia="en-US"/>
    </w:rPr>
  </w:style>
  <w:style w:type="paragraph" w:styleId="Textodeglobo">
    <w:name w:val="Balloon Text"/>
    <w:basedOn w:val="Normal"/>
    <w:link w:val="TextodegloboCar"/>
    <w:locked/>
    <w:rsid w:val="00A23BE8"/>
    <w:pPr>
      <w:spacing w:after="0"/>
    </w:pPr>
    <w:rPr>
      <w:rFonts w:ascii="Lucida Grande" w:hAnsi="Lucida Grande" w:cs="Lucida Grande"/>
      <w:sz w:val="18"/>
      <w:szCs w:val="18"/>
    </w:rPr>
  </w:style>
  <w:style w:type="character" w:customStyle="1" w:styleId="TextodegloboCar">
    <w:name w:val="Texto de globo Car"/>
    <w:link w:val="Textodeglobo"/>
    <w:rsid w:val="00A23BE8"/>
    <w:rPr>
      <w:rFonts w:ascii="Lucida Grande" w:eastAsia="ヒラギノ角ゴ Pro W3" w:hAnsi="Lucida Grande" w:cs="Lucida Grande"/>
      <w:color w:val="000000"/>
      <w:sz w:val="18"/>
      <w:szCs w:val="18"/>
    </w:rPr>
  </w:style>
  <w:style w:type="character" w:styleId="Refdecomentario">
    <w:name w:val="annotation reference"/>
    <w:locked/>
    <w:rsid w:val="003D15AC"/>
    <w:rPr>
      <w:sz w:val="16"/>
      <w:szCs w:val="16"/>
    </w:rPr>
  </w:style>
  <w:style w:type="paragraph" w:styleId="Textocomentario">
    <w:name w:val="annotation text"/>
    <w:basedOn w:val="Normal"/>
    <w:link w:val="TextocomentarioCar"/>
    <w:locked/>
    <w:rsid w:val="003D15AC"/>
    <w:rPr>
      <w:sz w:val="20"/>
      <w:szCs w:val="20"/>
    </w:rPr>
  </w:style>
  <w:style w:type="character" w:customStyle="1" w:styleId="TextocomentarioCar">
    <w:name w:val="Texto comentario Car"/>
    <w:link w:val="Textocomentario"/>
    <w:rsid w:val="003D15AC"/>
    <w:rPr>
      <w:rFonts w:ascii="Cambria" w:eastAsia="ヒラギノ角ゴ Pro W3" w:hAnsi="Cambria"/>
      <w:color w:val="000000"/>
      <w:lang w:val="es-ES_tradnl" w:eastAsia="en-US"/>
    </w:rPr>
  </w:style>
  <w:style w:type="paragraph" w:styleId="Asuntodelcomentario">
    <w:name w:val="annotation subject"/>
    <w:basedOn w:val="Textocomentario"/>
    <w:next w:val="Textocomentario"/>
    <w:link w:val="AsuntodelcomentarioCar"/>
    <w:locked/>
    <w:rsid w:val="003D15AC"/>
    <w:rPr>
      <w:b/>
      <w:bCs/>
    </w:rPr>
  </w:style>
  <w:style w:type="character" w:customStyle="1" w:styleId="AsuntodelcomentarioCar">
    <w:name w:val="Asunto del comentario Car"/>
    <w:link w:val="Asuntodelcomentario"/>
    <w:rsid w:val="003D15AC"/>
    <w:rPr>
      <w:rFonts w:ascii="Cambria" w:eastAsia="ヒラギノ角ゴ Pro W3" w:hAnsi="Cambria"/>
      <w:b/>
      <w:bCs/>
      <w:color w:val="000000"/>
      <w:lang w:val="es-ES_tradnl" w:eastAsia="en-US"/>
    </w:rPr>
  </w:style>
  <w:style w:type="paragraph" w:styleId="Encabezado">
    <w:name w:val="header"/>
    <w:basedOn w:val="Normal"/>
    <w:link w:val="EncabezadoCar"/>
    <w:locked/>
    <w:rsid w:val="009B24F5"/>
    <w:pPr>
      <w:tabs>
        <w:tab w:val="center" w:pos="4419"/>
        <w:tab w:val="right" w:pos="8838"/>
      </w:tabs>
    </w:pPr>
  </w:style>
  <w:style w:type="character" w:customStyle="1" w:styleId="EncabezadoCar">
    <w:name w:val="Encabezado Car"/>
    <w:link w:val="Encabezado"/>
    <w:rsid w:val="009B24F5"/>
    <w:rPr>
      <w:rFonts w:ascii="Cambria" w:eastAsia="ヒラギノ角ゴ Pro W3" w:hAnsi="Cambria"/>
      <w:color w:val="000000"/>
      <w:sz w:val="24"/>
      <w:szCs w:val="24"/>
      <w:lang w:val="es-ES_tradnl" w:eastAsia="en-US"/>
    </w:rPr>
  </w:style>
  <w:style w:type="paragraph" w:styleId="Piedepgina">
    <w:name w:val="footer"/>
    <w:basedOn w:val="Normal"/>
    <w:link w:val="PiedepginaCar"/>
    <w:locked/>
    <w:rsid w:val="009B24F5"/>
    <w:pPr>
      <w:tabs>
        <w:tab w:val="center" w:pos="4419"/>
        <w:tab w:val="right" w:pos="8838"/>
      </w:tabs>
    </w:pPr>
  </w:style>
  <w:style w:type="character" w:customStyle="1" w:styleId="PiedepginaCar">
    <w:name w:val="Pie de página Car"/>
    <w:link w:val="Piedepgina"/>
    <w:rsid w:val="009B24F5"/>
    <w:rPr>
      <w:rFonts w:ascii="Cambria" w:eastAsia="ヒラギノ角ゴ Pro W3" w:hAnsi="Cambria"/>
      <w:color w:val="000000"/>
      <w:sz w:val="24"/>
      <w:szCs w:val="24"/>
      <w:lang w:val="es-ES_tradnl" w:eastAsia="en-US"/>
    </w:rPr>
  </w:style>
  <w:style w:type="paragraph" w:styleId="Subttulo">
    <w:name w:val="Subtitle"/>
    <w:basedOn w:val="Normal"/>
    <w:next w:val="Normal"/>
    <w:link w:val="SubttuloCar"/>
    <w:qFormat/>
    <w:locked/>
    <w:rsid w:val="001C0229"/>
    <w:pPr>
      <w:spacing w:after="60"/>
      <w:jc w:val="center"/>
      <w:outlineLvl w:val="1"/>
    </w:pPr>
    <w:rPr>
      <w:rFonts w:eastAsia="Times New Roman"/>
    </w:rPr>
  </w:style>
  <w:style w:type="character" w:customStyle="1" w:styleId="SubttuloCar">
    <w:name w:val="Subtítulo Car"/>
    <w:link w:val="Subttulo"/>
    <w:rsid w:val="001C0229"/>
    <w:rPr>
      <w:rFonts w:ascii="Cambria" w:eastAsia="Times New Roman" w:hAnsi="Cambria" w:cs="Times New Roman"/>
      <w:color w:val="000000"/>
      <w:sz w:val="24"/>
      <w:szCs w:val="24"/>
      <w:lang w:val="es-ES_tradnl" w:eastAsia="en-US"/>
    </w:rPr>
  </w:style>
  <w:style w:type="paragraph" w:customStyle="1" w:styleId="Default">
    <w:name w:val="Default"/>
    <w:rsid w:val="00110BB2"/>
    <w:pPr>
      <w:autoSpaceDE w:val="0"/>
      <w:autoSpaceDN w:val="0"/>
      <w:adjustRightInd w:val="0"/>
    </w:pPr>
    <w:rPr>
      <w:rFonts w:ascii="Arial" w:hAnsi="Arial" w:cs="Arial"/>
      <w:color w:val="000000"/>
      <w:sz w:val="24"/>
      <w:szCs w:val="24"/>
    </w:rPr>
  </w:style>
  <w:style w:type="paragraph" w:styleId="Revisin">
    <w:name w:val="Revision"/>
    <w:hidden/>
    <w:uiPriority w:val="71"/>
    <w:rsid w:val="00D207B3"/>
    <w:rPr>
      <w:rFonts w:ascii="Cambria" w:eastAsia="ヒラギノ角ゴ Pro W3" w:hAnsi="Cambria"/>
      <w:color w:val="000000"/>
      <w:sz w:val="24"/>
      <w:szCs w:val="24"/>
      <w:lang w:val="es-ES_tradnl" w:eastAsia="en-US"/>
    </w:rPr>
  </w:style>
  <w:style w:type="table" w:styleId="Tablaconcuadrcula">
    <w:name w:val="Table Grid"/>
    <w:basedOn w:val="Tablanormal"/>
    <w:locked/>
    <w:rsid w:val="000C55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link w:val="Ttulo1"/>
    <w:rsid w:val="003232DA"/>
    <w:rPr>
      <w:rFonts w:ascii="Calibri" w:hAnsi="Calibri"/>
      <w:b/>
      <w:bCs/>
      <w:color w:val="000000"/>
      <w:kern w:val="32"/>
      <w:sz w:val="24"/>
      <w:szCs w:val="32"/>
      <w:lang w:val="es-ES_tradnl" w:eastAsia="en-US"/>
    </w:rPr>
  </w:style>
  <w:style w:type="character" w:customStyle="1" w:styleId="Ttulo2Car">
    <w:name w:val="Título 2 Car"/>
    <w:link w:val="Ttulo2"/>
    <w:rsid w:val="00C0480B"/>
    <w:rPr>
      <w:rFonts w:ascii="Cambria" w:eastAsia="Times New Roman" w:hAnsi="Cambria" w:cs="Times New Roman"/>
      <w:b/>
      <w:bCs/>
      <w:i/>
      <w:iCs/>
      <w:color w:val="000000"/>
      <w:sz w:val="28"/>
      <w:szCs w:val="28"/>
      <w:lang w:val="es-ES_tradnl" w:eastAsia="en-US"/>
    </w:rPr>
  </w:style>
  <w:style w:type="character" w:customStyle="1" w:styleId="Ttulo3Car">
    <w:name w:val="Título 3 Car"/>
    <w:link w:val="Ttulo3"/>
    <w:semiHidden/>
    <w:rsid w:val="00C0480B"/>
    <w:rPr>
      <w:rFonts w:ascii="Cambria" w:eastAsia="Times New Roman" w:hAnsi="Cambria" w:cs="Times New Roman"/>
      <w:b/>
      <w:bCs/>
      <w:color w:val="000000"/>
      <w:sz w:val="26"/>
      <w:szCs w:val="26"/>
      <w:lang w:val="es-ES_tradnl" w:eastAsia="en-US"/>
    </w:rPr>
  </w:style>
  <w:style w:type="paragraph" w:styleId="Prrafodelista">
    <w:name w:val="List Paragraph"/>
    <w:basedOn w:val="Normal"/>
    <w:uiPriority w:val="34"/>
    <w:qFormat/>
    <w:rsid w:val="00C0480B"/>
    <w:pPr>
      <w:spacing w:after="0"/>
      <w:ind w:left="708"/>
      <w:jc w:val="both"/>
    </w:pPr>
    <w:rPr>
      <w:rFonts w:ascii="Arial" w:eastAsia="Times New Roman" w:hAnsi="Arial"/>
      <w:color w:val="auto"/>
      <w:sz w:val="20"/>
      <w:lang w:val="es-ES" w:eastAsia="es-ES"/>
    </w:rPr>
  </w:style>
  <w:style w:type="paragraph" w:styleId="Lista2">
    <w:name w:val="List 2"/>
    <w:basedOn w:val="Normal"/>
    <w:uiPriority w:val="99"/>
    <w:unhideWhenUsed/>
    <w:locked/>
    <w:rsid w:val="00C0480B"/>
    <w:pPr>
      <w:suppressAutoHyphens/>
      <w:spacing w:after="0"/>
      <w:ind w:left="566" w:hanging="283"/>
      <w:contextualSpacing/>
    </w:pPr>
    <w:rPr>
      <w:rFonts w:ascii="Times New Roman" w:eastAsia="Times New Roman" w:hAnsi="Times New Roman"/>
      <w:color w:val="auto"/>
      <w:lang w:val="es-ES" w:eastAsia="ar-SA"/>
    </w:rPr>
  </w:style>
  <w:style w:type="character" w:styleId="nfasis">
    <w:name w:val="Emphasis"/>
    <w:qFormat/>
    <w:locked/>
    <w:rsid w:val="00847501"/>
    <w:rPr>
      <w:i/>
      <w:iCs/>
    </w:rPr>
  </w:style>
  <w:style w:type="paragraph" w:styleId="Textoindependiente">
    <w:name w:val="Body Text"/>
    <w:basedOn w:val="Normal"/>
    <w:link w:val="TextoindependienteCar"/>
    <w:locked/>
    <w:rsid w:val="000861FF"/>
    <w:rPr>
      <w:rFonts w:ascii="Arial" w:eastAsia="Times New Roman" w:hAnsi="Arial" w:cs="Arial"/>
      <w:color w:val="auto"/>
      <w:sz w:val="22"/>
      <w:szCs w:val="20"/>
      <w:lang w:val="es-ES" w:eastAsia="es-ES"/>
    </w:rPr>
  </w:style>
  <w:style w:type="character" w:customStyle="1" w:styleId="TextoindependienteCar">
    <w:name w:val="Texto independiente Car"/>
    <w:basedOn w:val="Fuentedeprrafopredeter"/>
    <w:link w:val="Textoindependiente"/>
    <w:rsid w:val="000861FF"/>
    <w:rPr>
      <w:rFonts w:ascii="Arial" w:hAnsi="Arial" w:cs="Arial"/>
      <w:sz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837003">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92C1C8-F933-4FE1-8401-A6151E3DC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5094</Words>
  <Characters>28023</Characters>
  <Application>Microsoft Office Word</Application>
  <DocSecurity>0</DocSecurity>
  <Lines>233</Lines>
  <Paragraphs>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33051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Aedo D.;croa@duoc.cl</dc:creator>
  <cp:lastModifiedBy>Sebastian Soto V.</cp:lastModifiedBy>
  <cp:revision>3</cp:revision>
  <cp:lastPrinted>2016-01-11T21:59:00Z</cp:lastPrinted>
  <dcterms:created xsi:type="dcterms:W3CDTF">2016-01-28T15:10:00Z</dcterms:created>
  <dcterms:modified xsi:type="dcterms:W3CDTF">2016-01-28T15:10:00Z</dcterms:modified>
</cp:coreProperties>
</file>